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3368B" w:rsidR="000E57D0" w:rsidP="000E57D0" w:rsidRDefault="00182110" w14:paraId="5CA9008A" w14:textId="77777777">
      <w:pPr>
        <w:pStyle w:val="TITRE"/>
      </w:pPr>
      <w:r>
        <w:t>Annexe A</w:t>
      </w:r>
      <w:r w:rsidR="000E57D0">
        <w:t xml:space="preserve"> </w:t>
      </w:r>
      <w:r w:rsidRPr="00F3368B" w:rsidR="000E57D0">
        <w:t xml:space="preserve">Conditions Particulières </w:t>
      </w:r>
      <w:r>
        <w:t>de Fourniture du Service SAAS FM Cloud Services</w:t>
      </w:r>
    </w:p>
    <w:p w:rsidR="000E57D0" w:rsidP="000E57D0" w:rsidRDefault="000E57D0" w14:paraId="5A868BA4" w14:textId="77777777">
      <w:pPr>
        <w:rPr>
          <w:rFonts w:ascii="Calibri" w:hAnsi="Calibri"/>
          <w:sz w:val="20"/>
          <w:szCs w:val="20"/>
        </w:rPr>
      </w:pPr>
    </w:p>
    <w:p w:rsidRPr="003727AC" w:rsidR="000E57D0" w:rsidP="000E57D0" w:rsidRDefault="000E57D0" w14:paraId="76A806CA" w14:textId="77777777">
      <w:pPr>
        <w:pStyle w:val="Body2"/>
        <w:ind w:left="0"/>
        <w:rPr>
          <w:rFonts w:ascii="Calibri" w:hAnsi="Calibri" w:eastAsia="Arial Unicode MS" w:cs="Calibri"/>
          <w:sz w:val="18"/>
          <w:szCs w:val="18"/>
          <w:lang w:val="fr-FR"/>
        </w:rPr>
      </w:pPr>
      <w:r w:rsidRPr="003727AC">
        <w:rPr>
          <w:rFonts w:ascii="Calibri" w:hAnsi="Calibri" w:eastAsia="Arial Unicode MS" w:cs="Calibri"/>
          <w:sz w:val="18"/>
          <w:szCs w:val="18"/>
          <w:lang w:val="fr-FR"/>
        </w:rPr>
        <w:t xml:space="preserve">Les présentes Conditions Particulières font partie intégrante du Contrat et complètent les Conditions Générales </w:t>
      </w:r>
      <w:r w:rsidR="000F3D95">
        <w:rPr>
          <w:rFonts w:ascii="Calibri" w:hAnsi="Calibri" w:eastAsia="Arial Unicode MS" w:cs="Calibri"/>
          <w:sz w:val="18"/>
          <w:szCs w:val="18"/>
          <w:lang w:val="fr-FR"/>
        </w:rPr>
        <w:t>du Service</w:t>
      </w:r>
      <w:r w:rsidRPr="003727AC">
        <w:rPr>
          <w:rFonts w:ascii="Calibri" w:hAnsi="Calibri" w:eastAsia="Arial Unicode MS" w:cs="Calibri"/>
          <w:sz w:val="18"/>
          <w:szCs w:val="18"/>
          <w:lang w:val="fr-FR"/>
        </w:rPr>
        <w:t xml:space="preserve"> de </w:t>
      </w:r>
      <w:proofErr w:type="spellStart"/>
      <w:r w:rsidRPr="003727AC">
        <w:rPr>
          <w:rFonts w:ascii="Calibri" w:hAnsi="Calibri" w:eastAsia="Arial Unicode MS" w:cs="Calibri"/>
          <w:sz w:val="18"/>
          <w:szCs w:val="18"/>
          <w:lang w:val="fr-FR"/>
        </w:rPr>
        <w:t>FuturMaster</w:t>
      </w:r>
      <w:proofErr w:type="spellEnd"/>
      <w:r w:rsidRPr="003727AC">
        <w:rPr>
          <w:rFonts w:ascii="Calibri" w:hAnsi="Calibri" w:eastAsia="Arial Unicode MS" w:cs="Calibri"/>
          <w:sz w:val="18"/>
          <w:szCs w:val="18"/>
          <w:lang w:val="fr-FR"/>
        </w:rPr>
        <w:t xml:space="preserve"> dont le Client reconnaît avoir pris connaissance. En signant les Conditions Particulières, le Client accepte sans restriction ni réserve les Conditions Générales et s'engage à respecter toutes leurs dispositions.</w:t>
      </w:r>
    </w:p>
    <w:p w:rsidRPr="003727AC" w:rsidR="000E57D0" w:rsidP="000E57D0" w:rsidRDefault="000E57D0" w14:paraId="27196906" w14:textId="77777777">
      <w:pPr>
        <w:pStyle w:val="Body2"/>
        <w:ind w:left="0"/>
        <w:rPr>
          <w:rFonts w:ascii="Calibri" w:hAnsi="Calibri" w:cs="Calibri"/>
          <w:b/>
          <w:smallCaps/>
          <w:sz w:val="18"/>
          <w:szCs w:val="18"/>
          <w:lang w:val="fr-FR"/>
        </w:rPr>
      </w:pPr>
      <w:r w:rsidRPr="003727AC">
        <w:rPr>
          <w:rFonts w:ascii="Calibri" w:hAnsi="Calibri" w:cs="Calibri"/>
          <w:sz w:val="18"/>
          <w:szCs w:val="18"/>
          <w:lang w:val="fr-FR"/>
        </w:rPr>
        <w:t>En cas de contradiction entre les termes des présentes Conditions Particulières et les Conditions Générales, les dispositions des présentes Conditions Particulières prévalent. Tous les termes figurant en majuscules dans les présentes Conditions Particulières ont la signification qui leur est donnée dans les Conditions Générales.</w:t>
      </w:r>
    </w:p>
    <w:p w:rsidRPr="003727AC" w:rsidR="000E57D0" w:rsidP="000E57D0" w:rsidRDefault="000E57D0" w14:paraId="14DEC58D" w14:textId="77777777">
      <w:pPr>
        <w:pStyle w:val="Style1"/>
      </w:pPr>
      <w:r w:rsidRPr="003727AC">
        <w:rPr>
          <w:rStyle w:val="Heading1Text"/>
        </w:rPr>
        <w:t>Les Parties</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51"/>
        <w:gridCol w:w="3417"/>
      </w:tblGrid>
      <w:tr w:rsidRPr="003727AC" w:rsidR="000E57D0" w:rsidTr="000E57D0" w14:paraId="542054B8" w14:textId="77777777">
        <w:trPr>
          <w:jc w:val="center"/>
        </w:trPr>
        <w:tc>
          <w:tcPr>
            <w:tcW w:w="5211" w:type="dxa"/>
            <w:gridSpan w:val="2"/>
            <w:tcBorders>
              <w:top w:val="single" w:color="auto" w:sz="4" w:space="0"/>
              <w:left w:val="single" w:color="auto" w:sz="4" w:space="0"/>
              <w:bottom w:val="single" w:color="auto" w:sz="4" w:space="0"/>
              <w:right w:val="single" w:color="auto" w:sz="4" w:space="0"/>
            </w:tcBorders>
            <w:hideMark/>
          </w:tcPr>
          <w:p w:rsidRPr="003727AC" w:rsidR="000E57D0" w:rsidP="000E57D0" w:rsidRDefault="000E57D0" w14:paraId="414D78CE" w14:textId="77777777">
            <w:pPr>
              <w:tabs>
                <w:tab w:val="right" w:pos="9660"/>
              </w:tabs>
              <w:spacing w:after="210"/>
              <w:jc w:val="center"/>
              <w:rPr>
                <w:rFonts w:ascii="Calibri" w:hAnsi="Calibri" w:cs="Calibri"/>
                <w:b/>
                <w:smallCaps/>
                <w:sz w:val="18"/>
                <w:szCs w:val="18"/>
              </w:rPr>
            </w:pPr>
            <w:r w:rsidRPr="003727AC">
              <w:rPr>
                <w:rFonts w:ascii="Calibri" w:hAnsi="Calibri" w:cs="Calibri"/>
                <w:b/>
                <w:smallCaps/>
                <w:sz w:val="20"/>
                <w:szCs w:val="18"/>
              </w:rPr>
              <w:t>Le Fournisseur</w:t>
            </w:r>
          </w:p>
        </w:tc>
      </w:tr>
      <w:tr w:rsidRPr="003727AC" w:rsidR="000E57D0" w:rsidTr="000E57D0" w14:paraId="0685E202" w14:textId="77777777">
        <w:trPr>
          <w:jc w:val="center"/>
        </w:trPr>
        <w:tc>
          <w:tcPr>
            <w:tcW w:w="1526" w:type="dxa"/>
            <w:tcBorders>
              <w:top w:val="single" w:color="auto" w:sz="4" w:space="0"/>
              <w:left w:val="single" w:color="auto" w:sz="4" w:space="0"/>
              <w:bottom w:val="single" w:color="auto" w:sz="4" w:space="0"/>
              <w:right w:val="single" w:color="auto" w:sz="4" w:space="0"/>
            </w:tcBorders>
            <w:hideMark/>
          </w:tcPr>
          <w:p w:rsidRPr="003727AC" w:rsidR="000E57D0" w:rsidP="000E57D0" w:rsidRDefault="000E57D0" w14:paraId="775F0788" w14:textId="77777777">
            <w:pPr>
              <w:tabs>
                <w:tab w:val="right" w:pos="9660"/>
              </w:tabs>
              <w:spacing w:after="210"/>
              <w:ind w:left="284"/>
              <w:jc w:val="center"/>
              <w:rPr>
                <w:rFonts w:ascii="Calibri" w:hAnsi="Calibri" w:cs="Calibri"/>
                <w:sz w:val="18"/>
                <w:szCs w:val="18"/>
              </w:rPr>
            </w:pPr>
            <w:r w:rsidRPr="003727AC">
              <w:rPr>
                <w:rFonts w:ascii="Calibri" w:hAnsi="Calibri" w:cs="Calibri"/>
                <w:sz w:val="18"/>
                <w:szCs w:val="18"/>
              </w:rPr>
              <w:t>Nom</w:t>
            </w:r>
          </w:p>
        </w:tc>
        <w:tc>
          <w:tcPr>
            <w:tcW w:w="3685" w:type="dxa"/>
            <w:tcBorders>
              <w:top w:val="single" w:color="auto" w:sz="4" w:space="0"/>
              <w:left w:val="single" w:color="auto" w:sz="4" w:space="0"/>
              <w:bottom w:val="single" w:color="auto" w:sz="4" w:space="0"/>
              <w:right w:val="single" w:color="auto" w:sz="4" w:space="0"/>
            </w:tcBorders>
            <w:hideMark/>
          </w:tcPr>
          <w:p w:rsidRPr="003727AC" w:rsidR="000E57D0" w:rsidP="000E57D0" w:rsidRDefault="000E57D0" w14:paraId="13B0F3CE" w14:textId="77777777">
            <w:pPr>
              <w:tabs>
                <w:tab w:val="right" w:pos="9660"/>
              </w:tabs>
              <w:spacing w:after="210"/>
              <w:ind w:left="317"/>
              <w:jc w:val="center"/>
              <w:rPr>
                <w:rFonts w:ascii="Calibri" w:hAnsi="Calibri" w:cs="Calibri"/>
                <w:b/>
                <w:sz w:val="18"/>
                <w:szCs w:val="18"/>
              </w:rPr>
            </w:pPr>
            <w:proofErr w:type="spellStart"/>
            <w:r w:rsidRPr="003727AC">
              <w:rPr>
                <w:rFonts w:ascii="Calibri" w:hAnsi="Calibri" w:cs="Calibri"/>
                <w:b/>
                <w:sz w:val="18"/>
                <w:szCs w:val="18"/>
              </w:rPr>
              <w:t>FuturMaster</w:t>
            </w:r>
            <w:proofErr w:type="spellEnd"/>
          </w:p>
        </w:tc>
      </w:tr>
      <w:tr w:rsidRPr="003727AC" w:rsidR="000E57D0" w:rsidTr="000E57D0" w14:paraId="641551AF" w14:textId="77777777">
        <w:trPr>
          <w:jc w:val="center"/>
        </w:trPr>
        <w:tc>
          <w:tcPr>
            <w:tcW w:w="1526" w:type="dxa"/>
            <w:tcBorders>
              <w:top w:val="single" w:color="auto" w:sz="4" w:space="0"/>
              <w:left w:val="single" w:color="auto" w:sz="4" w:space="0"/>
              <w:bottom w:val="single" w:color="auto" w:sz="4" w:space="0"/>
              <w:right w:val="single" w:color="auto" w:sz="4" w:space="0"/>
            </w:tcBorders>
            <w:hideMark/>
          </w:tcPr>
          <w:p w:rsidRPr="003727AC" w:rsidR="000E57D0" w:rsidP="000E57D0" w:rsidRDefault="000E57D0" w14:paraId="593C14BB" w14:textId="77777777">
            <w:pPr>
              <w:tabs>
                <w:tab w:val="right" w:pos="9660"/>
              </w:tabs>
              <w:spacing w:after="210"/>
              <w:ind w:left="284"/>
              <w:jc w:val="center"/>
              <w:rPr>
                <w:rFonts w:ascii="Calibri" w:hAnsi="Calibri" w:cs="Calibri"/>
                <w:sz w:val="18"/>
                <w:szCs w:val="18"/>
              </w:rPr>
            </w:pPr>
            <w:r w:rsidRPr="003727AC">
              <w:rPr>
                <w:rFonts w:ascii="Calibri" w:hAnsi="Calibri" w:cs="Calibri"/>
                <w:sz w:val="18"/>
                <w:szCs w:val="18"/>
              </w:rPr>
              <w:t>Siège social</w:t>
            </w:r>
          </w:p>
        </w:tc>
        <w:tc>
          <w:tcPr>
            <w:tcW w:w="3685" w:type="dxa"/>
            <w:tcBorders>
              <w:top w:val="single" w:color="auto" w:sz="4" w:space="0"/>
              <w:left w:val="single" w:color="auto" w:sz="4" w:space="0"/>
              <w:bottom w:val="single" w:color="auto" w:sz="4" w:space="0"/>
              <w:right w:val="single" w:color="auto" w:sz="4" w:space="0"/>
            </w:tcBorders>
          </w:tcPr>
          <w:p w:rsidRPr="003727AC" w:rsidR="000E57D0" w:rsidP="000E57D0" w:rsidRDefault="00445D0E" w14:paraId="70F43800" w14:textId="40E097F6">
            <w:pPr>
              <w:tabs>
                <w:tab w:val="right" w:pos="9660"/>
              </w:tabs>
              <w:ind w:left="317"/>
              <w:jc w:val="center"/>
              <w:rPr>
                <w:rFonts w:ascii="Calibri" w:hAnsi="Calibri" w:cs="Calibri"/>
                <w:sz w:val="18"/>
                <w:szCs w:val="18"/>
              </w:rPr>
            </w:pPr>
            <w:r>
              <w:rPr>
                <w:rFonts w:ascii="Calibri" w:hAnsi="Calibri" w:cs="Calibri"/>
                <w:sz w:val="18"/>
                <w:szCs w:val="18"/>
              </w:rPr>
              <w:t>30</w:t>
            </w:r>
            <w:r w:rsidR="008627A3">
              <w:rPr>
                <w:rFonts w:ascii="Calibri" w:hAnsi="Calibri" w:cs="Calibri"/>
                <w:sz w:val="18"/>
                <w:szCs w:val="18"/>
              </w:rPr>
              <w:t xml:space="preserve"> cours de l’île Seguin, 92100</w:t>
            </w:r>
            <w:r w:rsidR="008627A3">
              <w:rPr>
                <w:rFonts w:ascii="Calibri" w:hAnsi="Calibri" w:cs="Calibri"/>
                <w:sz w:val="18"/>
                <w:szCs w:val="18"/>
              </w:rPr>
              <w:br/>
            </w:r>
            <w:r w:rsidR="008627A3">
              <w:rPr>
                <w:rFonts w:ascii="Calibri" w:hAnsi="Calibri" w:cs="Calibri"/>
                <w:sz w:val="18"/>
                <w:szCs w:val="18"/>
              </w:rPr>
              <w:t>Boulogne-Billancourt</w:t>
            </w:r>
          </w:p>
        </w:tc>
      </w:tr>
      <w:tr w:rsidRPr="003727AC" w:rsidR="000E57D0" w:rsidTr="000E57D0" w14:paraId="7B6D52F9" w14:textId="77777777">
        <w:trPr>
          <w:jc w:val="center"/>
        </w:trPr>
        <w:tc>
          <w:tcPr>
            <w:tcW w:w="1526" w:type="dxa"/>
            <w:tcBorders>
              <w:top w:val="single" w:color="auto" w:sz="4" w:space="0"/>
              <w:left w:val="single" w:color="auto" w:sz="4" w:space="0"/>
              <w:bottom w:val="single" w:color="auto" w:sz="4" w:space="0"/>
              <w:right w:val="single" w:color="auto" w:sz="4" w:space="0"/>
            </w:tcBorders>
            <w:hideMark/>
          </w:tcPr>
          <w:p w:rsidRPr="003727AC" w:rsidR="000E57D0" w:rsidP="000E57D0" w:rsidRDefault="000E57D0" w14:paraId="20EB7FD1" w14:textId="77777777">
            <w:pPr>
              <w:tabs>
                <w:tab w:val="right" w:pos="9660"/>
              </w:tabs>
              <w:spacing w:after="210"/>
              <w:ind w:left="284"/>
              <w:jc w:val="center"/>
              <w:rPr>
                <w:rFonts w:ascii="Calibri" w:hAnsi="Calibri" w:cs="Calibri"/>
                <w:sz w:val="18"/>
                <w:szCs w:val="18"/>
              </w:rPr>
            </w:pPr>
            <w:r w:rsidRPr="003727AC">
              <w:rPr>
                <w:rFonts w:ascii="Calibri" w:hAnsi="Calibri" w:cs="Calibri"/>
                <w:sz w:val="18"/>
                <w:szCs w:val="18"/>
              </w:rPr>
              <w:t>N° RCS</w:t>
            </w:r>
          </w:p>
        </w:tc>
        <w:tc>
          <w:tcPr>
            <w:tcW w:w="3685" w:type="dxa"/>
            <w:tcBorders>
              <w:top w:val="single" w:color="auto" w:sz="4" w:space="0"/>
              <w:left w:val="single" w:color="auto" w:sz="4" w:space="0"/>
              <w:bottom w:val="single" w:color="auto" w:sz="4" w:space="0"/>
              <w:right w:val="single" w:color="auto" w:sz="4" w:space="0"/>
            </w:tcBorders>
          </w:tcPr>
          <w:p w:rsidRPr="003727AC" w:rsidR="000E57D0" w:rsidP="000E57D0" w:rsidRDefault="008627A3" w14:paraId="05933538" w14:textId="02221E7C">
            <w:pPr>
              <w:tabs>
                <w:tab w:val="right" w:pos="9660"/>
              </w:tabs>
              <w:spacing w:after="210"/>
              <w:ind w:left="317"/>
              <w:jc w:val="center"/>
              <w:rPr>
                <w:rFonts w:ascii="Calibri" w:hAnsi="Calibri" w:cs="Calibri"/>
                <w:sz w:val="18"/>
                <w:szCs w:val="18"/>
              </w:rPr>
            </w:pPr>
            <w:r>
              <w:rPr>
                <w:rFonts w:ascii="Calibri" w:hAnsi="Calibri" w:cs="Calibri"/>
                <w:sz w:val="18"/>
                <w:szCs w:val="18"/>
              </w:rPr>
              <w:t>B 393 515 671</w:t>
            </w:r>
          </w:p>
        </w:tc>
      </w:tr>
      <w:tr w:rsidRPr="003727AC" w:rsidR="000E57D0" w:rsidTr="000E57D0" w14:paraId="388997E3" w14:textId="77777777">
        <w:trPr>
          <w:jc w:val="center"/>
        </w:trPr>
        <w:tc>
          <w:tcPr>
            <w:tcW w:w="1526" w:type="dxa"/>
            <w:tcBorders>
              <w:top w:val="single" w:color="auto" w:sz="4" w:space="0"/>
              <w:left w:val="single" w:color="auto" w:sz="4" w:space="0"/>
              <w:bottom w:val="single" w:color="auto" w:sz="4" w:space="0"/>
              <w:right w:val="single" w:color="auto" w:sz="4" w:space="0"/>
            </w:tcBorders>
            <w:hideMark/>
          </w:tcPr>
          <w:p w:rsidRPr="003727AC" w:rsidR="000E57D0" w:rsidP="000E57D0" w:rsidRDefault="000E57D0" w14:paraId="2C150C0D" w14:textId="77777777">
            <w:pPr>
              <w:tabs>
                <w:tab w:val="right" w:pos="9660"/>
              </w:tabs>
              <w:spacing w:after="210"/>
              <w:ind w:left="284"/>
              <w:jc w:val="center"/>
              <w:rPr>
                <w:rFonts w:ascii="Calibri" w:hAnsi="Calibri" w:cs="Calibri"/>
                <w:sz w:val="18"/>
                <w:szCs w:val="18"/>
              </w:rPr>
            </w:pPr>
            <w:r w:rsidRPr="008627A3">
              <w:rPr>
                <w:rFonts w:ascii="Calibri" w:hAnsi="Calibri" w:cs="Calibri"/>
                <w:sz w:val="18"/>
                <w:szCs w:val="18"/>
              </w:rPr>
              <w:t>N° TVA</w:t>
            </w:r>
          </w:p>
        </w:tc>
        <w:tc>
          <w:tcPr>
            <w:tcW w:w="3685" w:type="dxa"/>
            <w:tcBorders>
              <w:top w:val="single" w:color="auto" w:sz="4" w:space="0"/>
              <w:left w:val="single" w:color="auto" w:sz="4" w:space="0"/>
              <w:bottom w:val="single" w:color="auto" w:sz="4" w:space="0"/>
              <w:right w:val="single" w:color="auto" w:sz="4" w:space="0"/>
            </w:tcBorders>
          </w:tcPr>
          <w:p w:rsidRPr="003727AC" w:rsidR="000E57D0" w:rsidP="000E57D0" w:rsidRDefault="007F3EC4" w14:paraId="3E7C1049" w14:textId="148868DD">
            <w:pPr>
              <w:tabs>
                <w:tab w:val="right" w:pos="9660"/>
              </w:tabs>
              <w:spacing w:after="210"/>
              <w:ind w:left="317"/>
              <w:jc w:val="center"/>
              <w:rPr>
                <w:rFonts w:ascii="Calibri" w:hAnsi="Calibri" w:cs="Calibri"/>
                <w:sz w:val="18"/>
                <w:szCs w:val="18"/>
              </w:rPr>
            </w:pPr>
            <w:r>
              <w:rPr>
                <w:rFonts w:ascii="Calibri" w:hAnsi="Calibri" w:cs="Calibri"/>
                <w:sz w:val="18"/>
                <w:szCs w:val="18"/>
              </w:rPr>
              <w:t>FR 86 393 515 671</w:t>
            </w:r>
          </w:p>
        </w:tc>
      </w:tr>
    </w:tbl>
    <w:p w:rsidRPr="003727AC" w:rsidR="000E57D0" w:rsidP="000E57D0" w:rsidRDefault="000E57D0" w14:paraId="1194B15D" w14:textId="77777777">
      <w:pPr>
        <w:ind w:left="1418"/>
        <w:jc w:val="center"/>
        <w:rPr>
          <w:rFonts w:ascii="Calibri" w:hAnsi="Calibri"/>
          <w:sz w:val="18"/>
          <w:szCs w:val="18"/>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44"/>
        <w:gridCol w:w="3424"/>
      </w:tblGrid>
      <w:tr w:rsidRPr="000D12F7" w:rsidR="000E57D0" w:rsidTr="09DFF97D" w14:paraId="0E72C8B6" w14:textId="77777777">
        <w:trPr>
          <w:jc w:val="center"/>
        </w:trPr>
        <w:tc>
          <w:tcPr>
            <w:tcW w:w="5211" w:type="dxa"/>
            <w:gridSpan w:val="2"/>
            <w:tcBorders>
              <w:top w:val="single" w:color="auto" w:sz="4" w:space="0"/>
              <w:left w:val="single" w:color="auto" w:sz="4" w:space="0"/>
              <w:bottom w:val="single" w:color="auto" w:sz="4" w:space="0"/>
              <w:right w:val="single" w:color="auto" w:sz="4" w:space="0"/>
            </w:tcBorders>
            <w:tcMar/>
            <w:hideMark/>
          </w:tcPr>
          <w:p w:rsidRPr="000D12F7" w:rsidR="000E57D0" w:rsidP="000E57D0" w:rsidRDefault="000E57D0" w14:paraId="106504B8" w14:textId="77777777">
            <w:pPr>
              <w:tabs>
                <w:tab w:val="right" w:pos="9660"/>
              </w:tabs>
              <w:spacing w:after="210"/>
              <w:jc w:val="center"/>
              <w:rPr>
                <w:rFonts w:ascii="Calibri" w:hAnsi="Calibri" w:cs="Calibri"/>
                <w:sz w:val="18"/>
                <w:szCs w:val="18"/>
                <w:u w:val="single"/>
              </w:rPr>
            </w:pPr>
            <w:r w:rsidRPr="003727AC">
              <w:rPr>
                <w:rFonts w:ascii="Calibri" w:hAnsi="Calibri" w:cs="Calibri"/>
                <w:b/>
                <w:smallCaps/>
                <w:sz w:val="20"/>
                <w:szCs w:val="18"/>
              </w:rPr>
              <w:t>Le Client</w:t>
            </w:r>
          </w:p>
        </w:tc>
      </w:tr>
      <w:tr w:rsidRPr="000D12F7" w:rsidR="000E57D0" w:rsidTr="09DFF97D" w14:paraId="22CD1623" w14:textId="77777777">
        <w:trPr>
          <w:jc w:val="center"/>
        </w:trPr>
        <w:tc>
          <w:tcPr>
            <w:tcW w:w="1526" w:type="dxa"/>
            <w:tcBorders>
              <w:top w:val="single" w:color="auto" w:sz="4" w:space="0"/>
              <w:left w:val="single" w:color="auto" w:sz="4" w:space="0"/>
              <w:bottom w:val="single" w:color="auto" w:sz="4" w:space="0"/>
              <w:right w:val="single" w:color="auto" w:sz="4" w:space="0"/>
            </w:tcBorders>
            <w:tcMar/>
            <w:hideMark/>
          </w:tcPr>
          <w:p w:rsidRPr="000D12F7" w:rsidR="000E57D0" w:rsidP="000E57D0" w:rsidRDefault="000E57D0" w14:paraId="648A94A1" w14:textId="77777777">
            <w:pPr>
              <w:tabs>
                <w:tab w:val="right" w:pos="9660"/>
              </w:tabs>
              <w:spacing w:after="210"/>
              <w:ind w:left="284"/>
              <w:jc w:val="center"/>
              <w:rPr>
                <w:rFonts w:ascii="Calibri" w:hAnsi="Calibri" w:cs="Calibri"/>
                <w:sz w:val="18"/>
                <w:szCs w:val="18"/>
              </w:rPr>
            </w:pPr>
            <w:r w:rsidRPr="000D12F7">
              <w:rPr>
                <w:rFonts w:ascii="Calibri" w:hAnsi="Calibri" w:cs="Calibri"/>
                <w:sz w:val="18"/>
                <w:szCs w:val="18"/>
              </w:rPr>
              <w:t>Nom</w:t>
            </w:r>
          </w:p>
        </w:tc>
        <w:tc>
          <w:tcPr>
            <w:tcW w:w="3685" w:type="dxa"/>
            <w:tcBorders>
              <w:top w:val="single" w:color="auto" w:sz="4" w:space="0"/>
              <w:left w:val="single" w:color="auto" w:sz="4" w:space="0"/>
              <w:bottom w:val="single" w:color="auto" w:sz="4" w:space="0"/>
              <w:right w:val="single" w:color="auto" w:sz="4" w:space="0"/>
            </w:tcBorders>
            <w:tcMar/>
            <w:hideMark/>
          </w:tcPr>
          <w:p w:rsidRPr="00CF04CE" w:rsidR="000E57D0" w:rsidP="000E57D0" w:rsidRDefault="00DC610E" w14:paraId="3374CC44" w14:textId="75BA29C2">
            <w:pPr>
              <w:tabs>
                <w:tab w:val="right" w:pos="9660"/>
              </w:tabs>
              <w:spacing w:after="210"/>
              <w:ind w:left="317"/>
              <w:jc w:val="center"/>
              <w:rPr>
                <w:rFonts w:ascii="Calibri" w:hAnsi="Calibri" w:cs="Calibri"/>
                <w:b/>
                <w:bCs/>
                <w:sz w:val="18"/>
                <w:szCs w:val="18"/>
              </w:rPr>
            </w:pPr>
            <w:proofErr w:type="spellStart"/>
            <w:r w:rsidRPr="00CF04CE">
              <w:rPr>
                <w:rFonts w:ascii="Calibri" w:hAnsi="Calibri" w:cs="Calibri"/>
                <w:b/>
                <w:bCs/>
                <w:sz w:val="18"/>
                <w:szCs w:val="18"/>
              </w:rPr>
              <w:t>Eurogerm</w:t>
            </w:r>
            <w:proofErr w:type="spellEnd"/>
          </w:p>
        </w:tc>
      </w:tr>
      <w:tr w:rsidRPr="000D12F7" w:rsidR="000E57D0" w:rsidTr="09DFF97D" w14:paraId="4093F7E9" w14:textId="77777777">
        <w:trPr>
          <w:jc w:val="center"/>
        </w:trPr>
        <w:tc>
          <w:tcPr>
            <w:tcW w:w="1526" w:type="dxa"/>
            <w:tcBorders>
              <w:top w:val="single" w:color="auto" w:sz="4" w:space="0"/>
              <w:left w:val="single" w:color="auto" w:sz="4" w:space="0"/>
              <w:bottom w:val="single" w:color="auto" w:sz="4" w:space="0"/>
              <w:right w:val="single" w:color="auto" w:sz="4" w:space="0"/>
            </w:tcBorders>
            <w:tcMar/>
            <w:hideMark/>
          </w:tcPr>
          <w:p w:rsidRPr="000D12F7" w:rsidR="000E57D0" w:rsidP="000E57D0" w:rsidRDefault="000E57D0" w14:paraId="30D6F07E" w14:textId="77777777">
            <w:pPr>
              <w:tabs>
                <w:tab w:val="right" w:pos="9660"/>
              </w:tabs>
              <w:spacing w:after="210"/>
              <w:ind w:left="284"/>
              <w:jc w:val="center"/>
              <w:rPr>
                <w:rFonts w:ascii="Calibri" w:hAnsi="Calibri" w:cs="Calibri"/>
                <w:sz w:val="18"/>
                <w:szCs w:val="18"/>
              </w:rPr>
            </w:pPr>
            <w:r w:rsidRPr="000D12F7">
              <w:rPr>
                <w:rFonts w:ascii="Calibri" w:hAnsi="Calibri" w:cs="Calibri"/>
                <w:sz w:val="18"/>
                <w:szCs w:val="18"/>
              </w:rPr>
              <w:t>Siège social</w:t>
            </w:r>
          </w:p>
        </w:tc>
        <w:tc>
          <w:tcPr>
            <w:tcW w:w="3685" w:type="dxa"/>
            <w:tcBorders>
              <w:top w:val="single" w:color="auto" w:sz="4" w:space="0"/>
              <w:left w:val="single" w:color="auto" w:sz="4" w:space="0"/>
              <w:bottom w:val="single" w:color="auto" w:sz="4" w:space="0"/>
              <w:right w:val="single" w:color="auto" w:sz="4" w:space="0"/>
            </w:tcBorders>
            <w:tcMar/>
          </w:tcPr>
          <w:p w:rsidRPr="000D12F7" w:rsidR="000E57D0" w:rsidP="000E57D0" w:rsidRDefault="005F0BD9" w14:paraId="40D4D8F5" w14:textId="0DF95077">
            <w:pPr>
              <w:tabs>
                <w:tab w:val="right" w:pos="9660"/>
              </w:tabs>
              <w:ind w:left="317"/>
              <w:jc w:val="center"/>
              <w:rPr>
                <w:rFonts w:ascii="Calibri" w:hAnsi="Calibri" w:cs="Calibri"/>
                <w:sz w:val="18"/>
                <w:szCs w:val="18"/>
              </w:rPr>
            </w:pPr>
            <w:r w:rsidRPr="09DFF97D" w:rsidR="23B3B549">
              <w:rPr>
                <w:rFonts w:ascii="Calibri" w:hAnsi="Calibri" w:cs="Calibri"/>
                <w:sz w:val="18"/>
                <w:szCs w:val="18"/>
              </w:rPr>
              <w:t>Zac du Bois Guillaume 2 Rue Champ Dore 21850 Saint-Apollinaire</w:t>
            </w:r>
          </w:p>
        </w:tc>
      </w:tr>
      <w:tr w:rsidRPr="000D12F7" w:rsidR="000E57D0" w:rsidTr="09DFF97D" w14:paraId="40A359FE" w14:textId="77777777">
        <w:trPr>
          <w:jc w:val="center"/>
        </w:trPr>
        <w:tc>
          <w:tcPr>
            <w:tcW w:w="1526" w:type="dxa"/>
            <w:tcBorders>
              <w:top w:val="single" w:color="auto" w:sz="4" w:space="0"/>
              <w:left w:val="single" w:color="auto" w:sz="4" w:space="0"/>
              <w:bottom w:val="single" w:color="auto" w:sz="4" w:space="0"/>
              <w:right w:val="single" w:color="auto" w:sz="4" w:space="0"/>
            </w:tcBorders>
            <w:tcMar/>
            <w:hideMark/>
          </w:tcPr>
          <w:p w:rsidRPr="000D12F7" w:rsidR="000E57D0" w:rsidP="000E57D0" w:rsidRDefault="000E57D0" w14:paraId="079A755F" w14:textId="77777777">
            <w:pPr>
              <w:tabs>
                <w:tab w:val="right" w:pos="9660"/>
              </w:tabs>
              <w:spacing w:after="210"/>
              <w:ind w:left="284"/>
              <w:jc w:val="center"/>
              <w:rPr>
                <w:rFonts w:ascii="Calibri" w:hAnsi="Calibri" w:cs="Calibri"/>
                <w:sz w:val="18"/>
                <w:szCs w:val="18"/>
              </w:rPr>
            </w:pPr>
            <w:r w:rsidRPr="000D12F7">
              <w:rPr>
                <w:rFonts w:ascii="Calibri" w:hAnsi="Calibri" w:cs="Calibri"/>
                <w:sz w:val="18"/>
                <w:szCs w:val="18"/>
              </w:rPr>
              <w:t>N° RCS</w:t>
            </w:r>
          </w:p>
        </w:tc>
        <w:tc>
          <w:tcPr>
            <w:tcW w:w="3685" w:type="dxa"/>
            <w:tcBorders>
              <w:top w:val="single" w:color="auto" w:sz="4" w:space="0"/>
              <w:left w:val="single" w:color="auto" w:sz="4" w:space="0"/>
              <w:bottom w:val="single" w:color="auto" w:sz="4" w:space="0"/>
              <w:right w:val="single" w:color="auto" w:sz="4" w:space="0"/>
            </w:tcBorders>
            <w:tcMar/>
          </w:tcPr>
          <w:p w:rsidRPr="000D12F7" w:rsidR="000E57D0" w:rsidP="000E57D0" w:rsidRDefault="007560D6" w14:paraId="4B957B2D" w14:textId="64801A2F">
            <w:pPr>
              <w:tabs>
                <w:tab w:val="right" w:pos="9660"/>
              </w:tabs>
              <w:spacing w:after="210"/>
              <w:ind w:left="317"/>
              <w:jc w:val="center"/>
              <w:rPr>
                <w:rFonts w:ascii="Calibri" w:hAnsi="Calibri" w:cs="Calibri"/>
                <w:sz w:val="18"/>
                <w:szCs w:val="18"/>
              </w:rPr>
            </w:pPr>
            <w:r w:rsidRPr="007560D6">
              <w:rPr>
                <w:rFonts w:ascii="Calibri" w:hAnsi="Calibri" w:cs="Calibri"/>
                <w:sz w:val="18"/>
                <w:szCs w:val="18"/>
              </w:rPr>
              <w:t xml:space="preserve">349 927 012 </w:t>
            </w:r>
          </w:p>
        </w:tc>
      </w:tr>
      <w:tr w:rsidRPr="000D12F7" w:rsidR="000E57D0" w:rsidTr="09DFF97D" w14:paraId="515DC26E" w14:textId="77777777">
        <w:trPr>
          <w:jc w:val="center"/>
        </w:trPr>
        <w:tc>
          <w:tcPr>
            <w:tcW w:w="1526" w:type="dxa"/>
            <w:tcBorders>
              <w:top w:val="single" w:color="auto" w:sz="4" w:space="0"/>
              <w:left w:val="single" w:color="auto" w:sz="4" w:space="0"/>
              <w:bottom w:val="single" w:color="auto" w:sz="4" w:space="0"/>
              <w:right w:val="single" w:color="auto" w:sz="4" w:space="0"/>
            </w:tcBorders>
            <w:tcMar/>
            <w:hideMark/>
          </w:tcPr>
          <w:p w:rsidRPr="000D12F7" w:rsidR="000E57D0" w:rsidP="000E57D0" w:rsidRDefault="000E57D0" w14:paraId="55C04DA6" w14:textId="77777777">
            <w:pPr>
              <w:tabs>
                <w:tab w:val="right" w:pos="9660"/>
              </w:tabs>
              <w:spacing w:after="210"/>
              <w:ind w:left="284"/>
              <w:jc w:val="center"/>
              <w:rPr>
                <w:rFonts w:ascii="Calibri" w:hAnsi="Calibri" w:cs="Calibri"/>
                <w:sz w:val="18"/>
                <w:szCs w:val="18"/>
              </w:rPr>
            </w:pPr>
            <w:r w:rsidRPr="008627A3">
              <w:rPr>
                <w:rFonts w:ascii="Calibri" w:hAnsi="Calibri" w:cs="Calibri"/>
                <w:sz w:val="18"/>
                <w:szCs w:val="18"/>
              </w:rPr>
              <w:t>N° TVA</w:t>
            </w:r>
          </w:p>
        </w:tc>
        <w:tc>
          <w:tcPr>
            <w:tcW w:w="3685" w:type="dxa"/>
            <w:tcBorders>
              <w:top w:val="single" w:color="auto" w:sz="4" w:space="0"/>
              <w:left w:val="single" w:color="auto" w:sz="4" w:space="0"/>
              <w:bottom w:val="single" w:color="auto" w:sz="4" w:space="0"/>
              <w:right w:val="single" w:color="auto" w:sz="4" w:space="0"/>
            </w:tcBorders>
            <w:tcMar/>
          </w:tcPr>
          <w:p w:rsidRPr="000D12F7" w:rsidR="000E57D0" w:rsidP="000E57D0" w:rsidRDefault="0050475A" w14:paraId="4D6FB41E" w14:textId="4E7ED829">
            <w:pPr>
              <w:tabs>
                <w:tab w:val="right" w:pos="9660"/>
              </w:tabs>
              <w:spacing w:after="210"/>
              <w:ind w:left="317"/>
              <w:jc w:val="center"/>
              <w:rPr>
                <w:rFonts w:ascii="Calibri" w:hAnsi="Calibri" w:cs="Calibri"/>
                <w:sz w:val="18"/>
                <w:szCs w:val="18"/>
              </w:rPr>
            </w:pPr>
            <w:r w:rsidRPr="0050475A">
              <w:rPr>
                <w:rFonts w:ascii="Calibri" w:hAnsi="Calibri" w:cs="Calibri"/>
                <w:sz w:val="18"/>
                <w:szCs w:val="18"/>
              </w:rPr>
              <w:t>FR03349927012</w:t>
            </w:r>
          </w:p>
        </w:tc>
      </w:tr>
    </w:tbl>
    <w:p w:rsidR="2D082A1D" w:rsidP="2D082A1D" w:rsidRDefault="2D082A1D" w14:paraId="15B93275" w14:textId="317EA13C">
      <w:pPr>
        <w:pStyle w:val="Normal"/>
        <w:tabs>
          <w:tab w:val="left" w:leader="none" w:pos="900"/>
        </w:tabs>
        <w:rPr>
          <w:rFonts w:ascii="Calibri" w:hAnsi="Calibri"/>
          <w:sz w:val="20"/>
          <w:szCs w:val="20"/>
        </w:rPr>
      </w:pPr>
    </w:p>
    <w:p w:rsidR="000E57D0" w:rsidP="2D082A1D" w:rsidRDefault="000E57D0" w14:paraId="1B392943" w14:textId="77777777">
      <w:pPr>
        <w:pStyle w:val="Style1"/>
        <w:numPr>
          <w:ilvl w:val="0"/>
          <w:numId w:val="0"/>
        </w:numPr>
        <w:tabs>
          <w:tab w:val="clear" w:pos="709"/>
        </w:tabs>
        <w:ind w:left="426" w:hanging="426"/>
        <w:rPr>
          <w:rStyle w:val="Heading1Text"/>
        </w:rPr>
      </w:pPr>
      <w:r w:rsidRPr="2D082A1D" w:rsidR="000E57D0">
        <w:rPr>
          <w:rStyle w:val="Heading1Text"/>
        </w:rPr>
        <w:t>Conditions financières du service</w:t>
      </w:r>
    </w:p>
    <w:tbl>
      <w:tblPr>
        <w:tblStyle w:val="Grilledutableau"/>
        <w:tblW w:w="0" w:type="auto"/>
        <w:tblLook w:val="04A0" w:firstRow="1" w:lastRow="0" w:firstColumn="1" w:lastColumn="0" w:noHBand="0" w:noVBand="1"/>
      </w:tblPr>
      <w:tblGrid>
        <w:gridCol w:w="2655"/>
        <w:gridCol w:w="2332"/>
      </w:tblGrid>
      <w:tr w:rsidR="2D082A1D" w:rsidTr="2D082A1D" w14:paraId="567B471D">
        <w:trPr>
          <w:trHeight w:val="300"/>
        </w:trPr>
        <w:tc>
          <w:tcPr>
            <w:tcW w:w="4987" w:type="dxa"/>
            <w:gridSpan w:val="2"/>
            <w:shd w:val="clear" w:color="auto" w:fill="D9D9D9" w:themeFill="background1" w:themeFillShade="D9"/>
            <w:tcMar/>
            <w:vAlign w:val="center"/>
          </w:tcPr>
          <w:p w:rsidR="2D082A1D" w:rsidP="2D082A1D" w:rsidRDefault="2D082A1D" w14:paraId="29A934E1" w14:textId="7EF054F7">
            <w:pPr>
              <w:pStyle w:val="Style1"/>
              <w:numPr>
                <w:ilvl w:val="0"/>
                <w:numId w:val="0"/>
              </w:numPr>
              <w:jc w:val="center"/>
              <w:rPr>
                <w:rStyle w:val="Heading1Text"/>
              </w:rPr>
            </w:pPr>
            <w:r w:rsidRPr="2D082A1D" w:rsidR="2D082A1D">
              <w:rPr>
                <w:rStyle w:val="Heading1Text"/>
              </w:rPr>
              <w:t xml:space="preserve">FM </w:t>
            </w:r>
            <w:r w:rsidRPr="2D082A1D" w:rsidR="2D082A1D">
              <w:rPr>
                <w:rStyle w:val="Heading1Text"/>
              </w:rPr>
              <w:t xml:space="preserve">Professional </w:t>
            </w:r>
            <w:r w:rsidRPr="2D082A1D" w:rsidR="2D082A1D">
              <w:rPr>
                <w:rStyle w:val="Heading1Text"/>
              </w:rPr>
              <w:t>Services</w:t>
            </w:r>
          </w:p>
        </w:tc>
      </w:tr>
      <w:tr w:rsidR="2D082A1D" w:rsidTr="2D082A1D" w14:paraId="0C9EA01A">
        <w:trPr>
          <w:trHeight w:val="300"/>
        </w:trPr>
        <w:tc>
          <w:tcPr>
            <w:tcW w:w="2655" w:type="dxa"/>
            <w:tcMar/>
            <w:vAlign w:val="center"/>
          </w:tcPr>
          <w:p w:rsidR="2D082A1D" w:rsidP="2D082A1D" w:rsidRDefault="2D082A1D" w14:paraId="0B1C8289">
            <w:pPr>
              <w:pStyle w:val="Style1"/>
              <w:numPr>
                <w:ilvl w:val="0"/>
                <w:numId w:val="0"/>
              </w:numPr>
              <w:jc w:val="center"/>
              <w:rPr>
                <w:rStyle w:val="Heading1Text"/>
              </w:rPr>
            </w:pPr>
            <w:r w:rsidRPr="2D082A1D" w:rsidR="2D082A1D">
              <w:rPr>
                <w:rStyle w:val="Heading1Text"/>
              </w:rPr>
              <w:t>Service</w:t>
            </w:r>
          </w:p>
        </w:tc>
        <w:tc>
          <w:tcPr>
            <w:tcW w:w="2332" w:type="dxa"/>
            <w:tcMar/>
            <w:vAlign w:val="center"/>
          </w:tcPr>
          <w:p w:rsidR="2D082A1D" w:rsidP="2D082A1D" w:rsidRDefault="2D082A1D" w14:paraId="13680147" w14:textId="2348CFF4">
            <w:pPr>
              <w:pStyle w:val="Style1"/>
              <w:numPr>
                <w:ilvl w:val="0"/>
                <w:numId w:val="0"/>
              </w:numPr>
              <w:suppressLineNumbers w:val="0"/>
              <w:bidi w:val="0"/>
              <w:spacing w:before="0" w:beforeAutospacing="off" w:after="210" w:afterAutospacing="off" w:line="264" w:lineRule="auto"/>
              <w:ind w:right="0"/>
              <w:jc w:val="center"/>
            </w:pPr>
            <w:r w:rsidRPr="2D082A1D" w:rsidR="2D082A1D">
              <w:rPr>
                <w:rStyle w:val="Heading1Text"/>
              </w:rPr>
              <w:t xml:space="preserve">Prix </w:t>
            </w:r>
            <w:r w:rsidRPr="2D082A1D" w:rsidR="2D082A1D">
              <w:rPr>
                <w:rStyle w:val="Heading1Text"/>
              </w:rPr>
              <w:t>total</w:t>
            </w:r>
          </w:p>
        </w:tc>
      </w:tr>
      <w:tr w:rsidR="2D082A1D" w:rsidTr="2D082A1D" w14:paraId="6F6D088C">
        <w:trPr>
          <w:trHeight w:val="300"/>
        </w:trPr>
        <w:tc>
          <w:tcPr>
            <w:tcW w:w="2655" w:type="dxa"/>
            <w:tcMar/>
            <w:vAlign w:val="center"/>
          </w:tcPr>
          <w:p w:rsidR="2D082A1D" w:rsidP="2D082A1D" w:rsidRDefault="2D082A1D" w14:paraId="628616FC" w14:textId="29917DB5">
            <w:pPr>
              <w:pStyle w:val="Style1"/>
              <w:numPr>
                <w:ilvl w:val="0"/>
                <w:numId w:val="0"/>
              </w:numPr>
              <w:suppressLineNumbers w:val="0"/>
              <w:bidi w:val="0"/>
              <w:spacing w:before="0" w:beforeAutospacing="off" w:after="210" w:afterAutospacing="off" w:line="264" w:lineRule="auto"/>
              <w:ind w:right="0"/>
              <w:jc w:val="center"/>
            </w:pPr>
            <w:r w:rsidRPr="2D082A1D" w:rsidR="2D082A1D">
              <w:rPr>
                <w:rStyle w:val="Heading1Text"/>
              </w:rPr>
              <w:t>Intégration Lot 1</w:t>
            </w:r>
            <w:del w:author="Raoul Gonzalez" w:date="2025-05-15T11:01:06.828Z" w:id="354017941">
              <w:r w:rsidRPr="2D082A1D" w:rsidDel="511EBD12">
                <w:rPr>
                  <w:rStyle w:val="Heading1Text"/>
                </w:rPr>
                <w:delText>*</w:delText>
              </w:r>
            </w:del>
          </w:p>
        </w:tc>
        <w:tc>
          <w:tcPr>
            <w:tcW w:w="2332" w:type="dxa"/>
            <w:tcMar/>
            <w:vAlign w:val="center"/>
          </w:tcPr>
          <w:p w:rsidR="2D082A1D" w:rsidP="2D082A1D" w:rsidRDefault="2D082A1D" w14:paraId="3A31E79F" w14:textId="10CAE9C3">
            <w:pPr>
              <w:pStyle w:val="Style1"/>
              <w:numPr>
                <w:ilvl w:val="0"/>
                <w:numId w:val="0"/>
              </w:numPr>
              <w:jc w:val="center"/>
              <w:rPr>
                <w:rStyle w:val="Heading1Text"/>
              </w:rPr>
            </w:pPr>
            <w:r w:rsidRPr="2D082A1D" w:rsidR="2D082A1D">
              <w:rPr>
                <w:rStyle w:val="Heading1Text"/>
              </w:rPr>
              <w:t>1</w:t>
            </w:r>
            <w:r w:rsidRPr="2D082A1D" w:rsidR="2D082A1D">
              <w:rPr>
                <w:rStyle w:val="Heading1Text"/>
              </w:rPr>
              <w:t>1</w:t>
            </w:r>
            <w:r w:rsidRPr="2D082A1D" w:rsidR="2D082A1D">
              <w:rPr>
                <w:rStyle w:val="Heading1Text"/>
              </w:rPr>
              <w:t>0 000</w:t>
            </w:r>
            <w:r w:rsidRPr="2D082A1D" w:rsidR="2D082A1D">
              <w:rPr>
                <w:rStyle w:val="Heading1Text"/>
              </w:rPr>
              <w:t xml:space="preserve"> €</w:t>
            </w:r>
          </w:p>
        </w:tc>
      </w:tr>
      <w:tr w:rsidR="2D082A1D" w:rsidTr="2D082A1D" w14:paraId="25E6BC71">
        <w:trPr>
          <w:trHeight w:val="300"/>
        </w:trPr>
        <w:tc>
          <w:tcPr>
            <w:tcW w:w="2655" w:type="dxa"/>
            <w:tcMar/>
            <w:vAlign w:val="center"/>
          </w:tcPr>
          <w:p w:rsidR="2D082A1D" w:rsidP="2D082A1D" w:rsidRDefault="2D082A1D" w14:paraId="011CDC9D" w14:textId="54AD3EC1">
            <w:pPr>
              <w:pStyle w:val="Style1"/>
              <w:numPr>
                <w:ilvl w:val="0"/>
                <w:numId w:val="0"/>
              </w:numPr>
              <w:suppressLineNumbers w:val="0"/>
              <w:bidi w:val="0"/>
              <w:spacing w:before="0" w:beforeAutospacing="off" w:after="210" w:afterAutospacing="off" w:line="264" w:lineRule="auto"/>
              <w:ind w:right="0"/>
              <w:jc w:val="center"/>
              <w:rPr>
                <w:rStyle w:val="Heading1Text"/>
              </w:rPr>
            </w:pPr>
            <w:r w:rsidRPr="2D082A1D" w:rsidR="2D082A1D">
              <w:rPr>
                <w:rStyle w:val="Heading1Text"/>
              </w:rPr>
              <w:t>Intégration Lot 2</w:t>
            </w:r>
            <w:r w:rsidRPr="2D082A1D" w:rsidR="2D082A1D">
              <w:rPr>
                <w:rStyle w:val="Heading1Text"/>
              </w:rPr>
              <w:t>B</w:t>
            </w:r>
          </w:p>
        </w:tc>
        <w:tc>
          <w:tcPr>
            <w:tcW w:w="2332" w:type="dxa"/>
            <w:tcMar/>
            <w:vAlign w:val="center"/>
          </w:tcPr>
          <w:p w:rsidR="2D082A1D" w:rsidP="2D082A1D" w:rsidRDefault="2D082A1D" w14:paraId="16E88A41" w14:textId="3282CBF4">
            <w:pPr>
              <w:pStyle w:val="Style1"/>
              <w:numPr>
                <w:ilvl w:val="0"/>
                <w:numId w:val="0"/>
              </w:numPr>
              <w:ind w:left="0"/>
              <w:jc w:val="center"/>
              <w:rPr>
                <w:rStyle w:val="Heading1Text"/>
              </w:rPr>
            </w:pPr>
            <w:r w:rsidRPr="2D082A1D" w:rsidR="2D082A1D">
              <w:rPr>
                <w:rStyle w:val="Heading1Text"/>
              </w:rPr>
              <w:t>30 000 €</w:t>
            </w:r>
          </w:p>
        </w:tc>
      </w:tr>
      <w:tr w:rsidR="2D082A1D" w:rsidTr="2D082A1D" w14:paraId="28FFAED4">
        <w:trPr>
          <w:trHeight w:val="300"/>
        </w:trPr>
        <w:tc>
          <w:tcPr>
            <w:tcW w:w="2655" w:type="dxa"/>
            <w:tcMar/>
            <w:vAlign w:val="center"/>
          </w:tcPr>
          <w:p w:rsidR="2D082A1D" w:rsidP="2D082A1D" w:rsidRDefault="2D082A1D" w14:paraId="51EB1BD5" w14:textId="1E09C422">
            <w:pPr>
              <w:pStyle w:val="Style1"/>
              <w:numPr>
                <w:ilvl w:val="0"/>
                <w:numId w:val="0"/>
              </w:numPr>
              <w:spacing w:line="264" w:lineRule="auto"/>
              <w:ind w:left="0"/>
              <w:jc w:val="center"/>
              <w:rPr>
                <w:rStyle w:val="Heading1Text"/>
              </w:rPr>
            </w:pPr>
            <w:r w:rsidRPr="2D082A1D" w:rsidR="2D082A1D">
              <w:rPr>
                <w:rStyle w:val="Heading1Text"/>
              </w:rPr>
              <w:t>Intégration Lot 2A</w:t>
            </w:r>
          </w:p>
        </w:tc>
        <w:tc>
          <w:tcPr>
            <w:tcW w:w="2332" w:type="dxa"/>
            <w:tcMar/>
            <w:vAlign w:val="center"/>
          </w:tcPr>
          <w:p w:rsidR="2D082A1D" w:rsidP="2D082A1D" w:rsidRDefault="2D082A1D" w14:paraId="768E7ED0" w14:textId="26BA7D64">
            <w:pPr>
              <w:pStyle w:val="Style1"/>
              <w:numPr>
                <w:ilvl w:val="0"/>
                <w:numId w:val="0"/>
              </w:numPr>
              <w:ind w:left="0"/>
              <w:jc w:val="center"/>
              <w:rPr>
                <w:rStyle w:val="Heading1Text"/>
              </w:rPr>
            </w:pPr>
            <w:r w:rsidRPr="2D082A1D" w:rsidR="2D082A1D">
              <w:rPr>
                <w:rStyle w:val="Heading1Text"/>
              </w:rPr>
              <w:t>60 300 €</w:t>
            </w:r>
          </w:p>
        </w:tc>
      </w:tr>
    </w:tbl>
    <w:p w:rsidR="35CBFB13" w:rsidP="2D082A1D" w:rsidRDefault="35CBFB13" w14:paraId="225ABC98" w14:textId="7184C74F">
      <w:pPr>
        <w:pStyle w:val="Sansinterligne"/>
        <w:jc w:val="left"/>
        <w:rPr>
          <w:rFonts w:ascii="Calibri" w:hAnsi="Calibri" w:eastAsia="Calibri" w:cs="Times New Roman" w:asciiTheme="minorAscii" w:hAnsiTheme="minorAscii" w:eastAsiaTheme="minorAscii" w:cstheme="minorBidi"/>
          <w:b w:val="0"/>
          <w:bCs w:val="0"/>
          <w:i w:val="0"/>
          <w:iCs w:val="0"/>
          <w:caps w:val="0"/>
          <w:smallCaps w:val="0"/>
          <w:color w:val="000000" w:themeColor="text1" w:themeTint="FF" w:themeShade="FF"/>
          <w:sz w:val="18"/>
          <w:szCs w:val="18"/>
          <w:lang w:eastAsia="fr-FR" w:bidi="ar-SA"/>
        </w:rPr>
      </w:pPr>
      <w:r w:rsidRPr="2D082A1D" w:rsidR="35CBFB13">
        <w:rPr>
          <w:rFonts w:ascii="Calibri" w:hAnsi="Calibri" w:eastAsia="Calibri" w:cs="Times New Roman" w:asciiTheme="minorAscii" w:hAnsiTheme="minorAscii" w:eastAsiaTheme="minorAscii" w:cstheme="minorBidi"/>
          <w:b w:val="0"/>
          <w:bCs w:val="0"/>
          <w:i w:val="0"/>
          <w:iCs w:val="0"/>
          <w:caps w:val="0"/>
          <w:smallCaps w:val="0"/>
          <w:color w:val="000000" w:themeColor="text1" w:themeTint="FF" w:themeShade="FF"/>
          <w:sz w:val="18"/>
          <w:szCs w:val="18"/>
          <w:lang w:eastAsia="fr-FR" w:bidi="ar-SA"/>
        </w:rPr>
        <w:t xml:space="preserve">La phase de conception sera réalisée en régie </w:t>
      </w:r>
      <w:r w:rsidRPr="2D082A1D" w:rsidR="050631F9">
        <w:rPr>
          <w:rFonts w:ascii="Calibri" w:hAnsi="Calibri" w:eastAsia="Calibri" w:cs="Times New Roman" w:asciiTheme="minorAscii" w:hAnsiTheme="minorAscii" w:eastAsiaTheme="minorAscii" w:cstheme="minorBidi"/>
          <w:b w:val="0"/>
          <w:bCs w:val="0"/>
          <w:i w:val="0"/>
          <w:iCs w:val="0"/>
          <w:caps w:val="0"/>
          <w:smallCaps w:val="0"/>
          <w:color w:val="000000" w:themeColor="text1" w:themeTint="FF" w:themeShade="FF"/>
          <w:sz w:val="18"/>
          <w:szCs w:val="18"/>
          <w:lang w:eastAsia="fr-FR" w:bidi="ar-SA"/>
        </w:rPr>
        <w:t>pour établir le forfait pour la phase de réalisation</w:t>
      </w:r>
    </w:p>
    <w:p w:rsidR="4068AF88" w:rsidP="2D082A1D" w:rsidRDefault="4068AF88" w14:paraId="3D14525A" w14:textId="78655BB8">
      <w:pPr>
        <w:pStyle w:val="Sansinterligne"/>
        <w:jc w:val="left"/>
        <w:rPr>
          <w:rFonts w:ascii="Calibri" w:hAnsi="Calibri" w:eastAsia="Calibri" w:cs="Times New Roman" w:asciiTheme="minorAscii" w:hAnsiTheme="minorAscii" w:eastAsiaTheme="minorAscii" w:cstheme="minorBidi"/>
          <w:b w:val="0"/>
          <w:bCs w:val="0"/>
          <w:i w:val="0"/>
          <w:iCs w:val="0"/>
          <w:caps w:val="0"/>
          <w:smallCaps w:val="0"/>
          <w:color w:val="000000" w:themeColor="text1" w:themeTint="FF" w:themeShade="FF"/>
          <w:sz w:val="18"/>
          <w:szCs w:val="18"/>
          <w:lang w:eastAsia="fr-FR" w:bidi="ar-SA"/>
        </w:rPr>
      </w:pPr>
      <w:r w:rsidRPr="2D082A1D" w:rsidR="4068AF88">
        <w:rPr>
          <w:rFonts w:ascii="Calibri" w:hAnsi="Calibri" w:eastAsia="Calibri" w:cs="Times New Roman" w:asciiTheme="minorAscii" w:hAnsiTheme="minorAscii" w:eastAsiaTheme="minorAscii" w:cstheme="minorBidi"/>
          <w:b w:val="0"/>
          <w:bCs w:val="0"/>
          <w:i w:val="0"/>
          <w:iCs w:val="0"/>
          <w:caps w:val="0"/>
          <w:smallCaps w:val="0"/>
          <w:color w:val="000000" w:themeColor="text1" w:themeTint="FF" w:themeShade="FF"/>
          <w:sz w:val="18"/>
          <w:szCs w:val="18"/>
          <w:lang w:eastAsia="fr-FR" w:bidi="ar-SA"/>
        </w:rPr>
        <w:t xml:space="preserve">  La phase de réalisation sera réalisée en mode forfaitaire </w:t>
      </w:r>
    </w:p>
    <w:p w:rsidR="2D082A1D" w:rsidP="2D082A1D" w:rsidRDefault="2D082A1D" w14:paraId="743188CB" w14:textId="716A541C">
      <w:pPr>
        <w:pStyle w:val="Sansinterligne"/>
        <w:rPr>
          <w:rStyle w:val="Heading1Text"/>
          <w:sz w:val="18"/>
          <w:szCs w:val="18"/>
        </w:rPr>
      </w:pPr>
    </w:p>
    <w:p w:rsidR="2D082A1D" w:rsidP="2D082A1D" w:rsidRDefault="2D082A1D" w14:paraId="22080AB5" w14:textId="16A4A202">
      <w:pPr>
        <w:pStyle w:val="Sansinterligne"/>
        <w:rPr>
          <w:rStyle w:val="Heading1Text"/>
          <w:sz w:val="18"/>
          <w:szCs w:val="18"/>
        </w:rPr>
      </w:pPr>
    </w:p>
    <w:p w:rsidR="2D082A1D" w:rsidP="2D082A1D" w:rsidRDefault="2D082A1D" w14:paraId="79B0794E" w14:textId="63F0D710">
      <w:pPr>
        <w:pStyle w:val="Sansinterligne"/>
        <w:rPr>
          <w:rStyle w:val="Heading1Text"/>
          <w:sz w:val="18"/>
          <w:szCs w:val="18"/>
        </w:rPr>
      </w:pPr>
    </w:p>
    <w:p w:rsidR="2D082A1D" w:rsidP="2D082A1D" w:rsidRDefault="2D082A1D" w14:paraId="099BF3D1" w14:textId="7ED86230">
      <w:pPr>
        <w:pStyle w:val="Sansinterligne"/>
        <w:rPr>
          <w:rStyle w:val="Heading1Text"/>
          <w:sz w:val="18"/>
          <w:szCs w:val="18"/>
        </w:rPr>
      </w:pPr>
    </w:p>
    <w:tbl>
      <w:tblPr>
        <w:tblStyle w:val="Grilledutableau"/>
        <w:tblW w:w="0" w:type="auto"/>
        <w:tblLook w:val="04A0" w:firstRow="1" w:lastRow="0" w:firstColumn="1" w:lastColumn="0" w:noHBand="0" w:noVBand="1"/>
      </w:tblPr>
      <w:tblGrid>
        <w:gridCol w:w="2640"/>
        <w:gridCol w:w="2340"/>
      </w:tblGrid>
      <w:tr w:rsidR="2D082A1D" w:rsidTr="2D082A1D" w14:paraId="6DC74B81">
        <w:trPr>
          <w:trHeight w:val="300"/>
        </w:trPr>
        <w:tc>
          <w:tcPr>
            <w:tcW w:w="4980" w:type="dxa"/>
            <w:gridSpan w:val="2"/>
            <w:shd w:val="clear" w:color="auto" w:fill="D9D9D9" w:themeFill="background1" w:themeFillShade="D9"/>
            <w:tcMar/>
            <w:vAlign w:val="center"/>
          </w:tcPr>
          <w:p w:rsidR="2D082A1D" w:rsidP="2D082A1D" w:rsidRDefault="2D082A1D" w14:paraId="539AD967" w14:textId="6F8A6C85">
            <w:pPr>
              <w:pStyle w:val="Style1"/>
              <w:numPr>
                <w:ilvl w:val="0"/>
                <w:numId w:val="0"/>
              </w:numPr>
              <w:jc w:val="center"/>
              <w:rPr>
                <w:rStyle w:val="Heading1Text"/>
              </w:rPr>
            </w:pPr>
            <w:r w:rsidRPr="2D082A1D" w:rsidR="2D082A1D">
              <w:rPr>
                <w:rStyle w:val="Heading1Text"/>
              </w:rPr>
              <w:t>Cloud Services</w:t>
            </w:r>
          </w:p>
        </w:tc>
      </w:tr>
      <w:tr w:rsidR="2D082A1D" w:rsidTr="2D082A1D" w14:paraId="4CE67329">
        <w:trPr>
          <w:trHeight w:val="300"/>
        </w:trPr>
        <w:tc>
          <w:tcPr>
            <w:tcW w:w="2640" w:type="dxa"/>
            <w:tcMar/>
            <w:vAlign w:val="center"/>
          </w:tcPr>
          <w:p w:rsidR="2D082A1D" w:rsidP="2D082A1D" w:rsidRDefault="2D082A1D" w14:paraId="161D0971">
            <w:pPr>
              <w:pStyle w:val="Style1"/>
              <w:numPr>
                <w:ilvl w:val="0"/>
                <w:numId w:val="0"/>
              </w:numPr>
              <w:jc w:val="center"/>
              <w:rPr>
                <w:rStyle w:val="Heading1Text"/>
              </w:rPr>
            </w:pPr>
            <w:r w:rsidRPr="2D082A1D" w:rsidR="2D082A1D">
              <w:rPr>
                <w:rStyle w:val="Heading1Text"/>
              </w:rPr>
              <w:t>Service</w:t>
            </w:r>
          </w:p>
        </w:tc>
        <w:tc>
          <w:tcPr>
            <w:tcW w:w="2340" w:type="dxa"/>
            <w:tcMar/>
            <w:vAlign w:val="center"/>
          </w:tcPr>
          <w:p w:rsidR="2D082A1D" w:rsidP="2D082A1D" w:rsidRDefault="2D082A1D" w14:paraId="3025F5EB" w14:textId="4874CBAC">
            <w:pPr>
              <w:pStyle w:val="Style1"/>
              <w:numPr>
                <w:ilvl w:val="0"/>
                <w:numId w:val="0"/>
              </w:numPr>
              <w:jc w:val="center"/>
              <w:rPr>
                <w:rStyle w:val="Heading1Text"/>
              </w:rPr>
            </w:pPr>
            <w:r w:rsidRPr="2D082A1D" w:rsidR="2D082A1D">
              <w:rPr>
                <w:rStyle w:val="Heading1Text"/>
              </w:rPr>
              <w:t>Prix</w:t>
            </w:r>
            <w:r w:rsidRPr="2D082A1D" w:rsidR="2D082A1D">
              <w:rPr>
                <w:rStyle w:val="Heading1Text"/>
              </w:rPr>
              <w:t xml:space="preserve"> annuel</w:t>
            </w:r>
          </w:p>
        </w:tc>
      </w:tr>
      <w:tr w:rsidR="2D082A1D" w:rsidTr="2D082A1D" w14:paraId="0F993795">
        <w:trPr>
          <w:trHeight w:val="300"/>
        </w:trPr>
        <w:tc>
          <w:tcPr>
            <w:tcW w:w="2640" w:type="dxa"/>
            <w:tcMar/>
            <w:vAlign w:val="center"/>
          </w:tcPr>
          <w:p w:rsidR="2D082A1D" w:rsidP="2D082A1D" w:rsidRDefault="2D082A1D" w14:paraId="1546A0A0" w14:textId="08E4AD6B">
            <w:pPr>
              <w:pStyle w:val="Style1"/>
              <w:numPr>
                <w:ilvl w:val="0"/>
                <w:numId w:val="0"/>
              </w:numPr>
              <w:suppressLineNumbers w:val="0"/>
              <w:bidi w:val="0"/>
              <w:spacing w:before="0" w:beforeAutospacing="off" w:after="210" w:afterAutospacing="off" w:line="264" w:lineRule="auto"/>
              <w:ind w:right="0"/>
              <w:jc w:val="center"/>
            </w:pPr>
            <w:r w:rsidRPr="2D082A1D" w:rsidR="2D082A1D">
              <w:rPr>
                <w:rStyle w:val="Heading1Text"/>
              </w:rPr>
              <w:t>Licence Lot 1</w:t>
            </w:r>
            <w:r w:rsidRPr="2D082A1D" w:rsidR="2D082A1D">
              <w:rPr>
                <w:rStyle w:val="Heading1Text"/>
              </w:rPr>
              <w:t xml:space="preserve"> </w:t>
            </w:r>
          </w:p>
          <w:p w:rsidR="2D082A1D" w:rsidP="2D082A1D" w:rsidRDefault="2D082A1D" w14:paraId="3EB16EE8" w14:textId="48EC30E1">
            <w:pPr>
              <w:pStyle w:val="Style1"/>
              <w:numPr>
                <w:ilvl w:val="0"/>
                <w:numId w:val="0"/>
              </w:numPr>
              <w:suppressLineNumbers w:val="0"/>
              <w:bidi w:val="0"/>
              <w:spacing w:before="0" w:beforeAutospacing="off" w:after="210" w:afterAutospacing="off" w:line="264" w:lineRule="auto"/>
              <w:ind w:right="0"/>
              <w:jc w:val="center"/>
            </w:pPr>
            <w:r w:rsidRPr="2D082A1D" w:rsidR="2D082A1D">
              <w:rPr>
                <w:rStyle w:val="Heading1Text"/>
              </w:rPr>
              <w:t>2025</w:t>
            </w:r>
          </w:p>
          <w:p w:rsidR="2D082A1D" w:rsidP="2D082A1D" w:rsidRDefault="2D082A1D" w14:paraId="0F10ACE6" w14:textId="34E912D7">
            <w:pPr>
              <w:pStyle w:val="Style1"/>
              <w:numPr>
                <w:ilvl w:val="0"/>
                <w:numId w:val="0"/>
              </w:numPr>
              <w:suppressLineNumbers w:val="0"/>
              <w:bidi w:val="0"/>
              <w:spacing w:before="0" w:beforeAutospacing="off" w:after="210" w:afterAutospacing="off" w:line="264" w:lineRule="auto"/>
              <w:ind w:right="0"/>
              <w:jc w:val="center"/>
              <w:rPr>
                <w:rStyle w:val="Heading1Text"/>
              </w:rPr>
            </w:pPr>
            <w:r w:rsidRPr="2D082A1D" w:rsidR="2D082A1D">
              <w:rPr>
                <w:rStyle w:val="Heading1Text"/>
              </w:rPr>
              <w:t>2026</w:t>
            </w:r>
          </w:p>
          <w:p w:rsidR="2D082A1D" w:rsidP="2D082A1D" w:rsidRDefault="2D082A1D" w14:paraId="0971F9F0" w14:textId="27217FE7">
            <w:pPr>
              <w:pStyle w:val="Style1"/>
              <w:numPr>
                <w:ilvl w:val="0"/>
                <w:numId w:val="0"/>
              </w:numPr>
              <w:suppressLineNumbers w:val="0"/>
              <w:bidi w:val="0"/>
              <w:spacing w:before="0" w:beforeAutospacing="off" w:after="210" w:afterAutospacing="off" w:line="264" w:lineRule="auto"/>
              <w:ind w:right="0"/>
              <w:jc w:val="center"/>
              <w:rPr>
                <w:rStyle w:val="Heading1Text"/>
              </w:rPr>
            </w:pPr>
            <w:r w:rsidRPr="2D082A1D" w:rsidR="2D082A1D">
              <w:rPr>
                <w:rStyle w:val="Heading1Text"/>
              </w:rPr>
              <w:t>2027</w:t>
            </w:r>
          </w:p>
          <w:p w:rsidR="2D082A1D" w:rsidP="2D082A1D" w:rsidRDefault="2D082A1D" w14:paraId="76352B46" w14:textId="6440EF11">
            <w:pPr>
              <w:pStyle w:val="Style1"/>
              <w:numPr>
                <w:ilvl w:val="0"/>
                <w:numId w:val="0"/>
              </w:numPr>
              <w:suppressLineNumbers w:val="0"/>
              <w:bidi w:val="0"/>
              <w:spacing w:before="0" w:beforeAutospacing="off" w:after="210" w:afterAutospacing="off" w:line="264" w:lineRule="auto"/>
              <w:ind w:right="0"/>
              <w:jc w:val="center"/>
              <w:rPr>
                <w:rStyle w:val="Heading1Text"/>
              </w:rPr>
            </w:pPr>
            <w:r w:rsidRPr="2D082A1D" w:rsidR="2D082A1D">
              <w:rPr>
                <w:rStyle w:val="Heading1Text"/>
              </w:rPr>
              <w:t>2028</w:t>
            </w:r>
          </w:p>
        </w:tc>
        <w:tc>
          <w:tcPr>
            <w:tcW w:w="2340" w:type="dxa"/>
            <w:tcMar/>
            <w:vAlign w:val="center"/>
          </w:tcPr>
          <w:p w:rsidR="2D082A1D" w:rsidP="2D082A1D" w:rsidRDefault="2D082A1D" w14:paraId="6E7F2890" w14:textId="65F02E6F">
            <w:pPr>
              <w:pStyle w:val="Style1"/>
              <w:numPr>
                <w:ilvl w:val="0"/>
                <w:numId w:val="0"/>
              </w:numPr>
              <w:jc w:val="center"/>
              <w:rPr>
                <w:rStyle w:val="Heading1Text"/>
              </w:rPr>
            </w:pPr>
          </w:p>
          <w:p w:rsidR="2D082A1D" w:rsidP="2D082A1D" w:rsidRDefault="2D082A1D" w14:paraId="66EC49D2" w14:textId="44B43A4D">
            <w:pPr>
              <w:pStyle w:val="Style1"/>
              <w:numPr>
                <w:ilvl w:val="0"/>
                <w:numId w:val="0"/>
              </w:numPr>
              <w:jc w:val="center"/>
              <w:rPr>
                <w:rStyle w:val="Heading1Text"/>
              </w:rPr>
            </w:pPr>
            <w:r w:rsidRPr="2D082A1D" w:rsidR="2D082A1D">
              <w:rPr>
                <w:rStyle w:val="Heading1Text"/>
              </w:rPr>
              <w:t>20 000</w:t>
            </w:r>
            <w:r w:rsidRPr="2D082A1D" w:rsidR="2D082A1D">
              <w:rPr>
                <w:rStyle w:val="Heading1Text"/>
              </w:rPr>
              <w:t xml:space="preserve"> €</w:t>
            </w:r>
          </w:p>
          <w:p w:rsidR="2D082A1D" w:rsidP="2D082A1D" w:rsidRDefault="2D082A1D" w14:paraId="0792A1EA" w14:textId="46348D6F">
            <w:pPr>
              <w:pStyle w:val="Style1"/>
              <w:numPr>
                <w:ilvl w:val="0"/>
                <w:numId w:val="0"/>
              </w:numPr>
              <w:jc w:val="center"/>
              <w:rPr>
                <w:rStyle w:val="Heading1Text"/>
              </w:rPr>
            </w:pPr>
            <w:r w:rsidRPr="2D082A1D" w:rsidR="2D082A1D">
              <w:rPr>
                <w:rStyle w:val="Heading1Text"/>
              </w:rPr>
              <w:t>60 000 €</w:t>
            </w:r>
          </w:p>
          <w:p w:rsidR="2D082A1D" w:rsidP="2D082A1D" w:rsidRDefault="2D082A1D" w14:paraId="61B857D7" w14:textId="57D6E818">
            <w:pPr>
              <w:pStyle w:val="Style1"/>
              <w:numPr>
                <w:ilvl w:val="0"/>
                <w:numId w:val="0"/>
              </w:numPr>
              <w:jc w:val="center"/>
              <w:rPr>
                <w:rStyle w:val="Heading1Text"/>
              </w:rPr>
            </w:pPr>
            <w:r w:rsidRPr="2D082A1D" w:rsidR="2D082A1D">
              <w:rPr>
                <w:rStyle w:val="Heading1Text"/>
              </w:rPr>
              <w:t>69 000 €</w:t>
            </w:r>
          </w:p>
          <w:p w:rsidR="2D082A1D" w:rsidP="2D082A1D" w:rsidRDefault="2D082A1D" w14:paraId="67E36894" w14:textId="6EF01862">
            <w:pPr>
              <w:pStyle w:val="Style1"/>
              <w:numPr>
                <w:ilvl w:val="0"/>
                <w:numId w:val="0"/>
              </w:numPr>
              <w:jc w:val="center"/>
              <w:rPr>
                <w:rStyle w:val="Heading1Text"/>
              </w:rPr>
            </w:pPr>
            <w:r w:rsidRPr="2D082A1D" w:rsidR="2D082A1D">
              <w:rPr>
                <w:rStyle w:val="Heading1Text"/>
              </w:rPr>
              <w:t>69 000 €</w:t>
            </w:r>
          </w:p>
        </w:tc>
      </w:tr>
      <w:tr w:rsidR="2D082A1D" w:rsidTr="2D082A1D" w14:paraId="7B8EF1A3">
        <w:trPr>
          <w:trHeight w:val="300"/>
        </w:trPr>
        <w:tc>
          <w:tcPr>
            <w:tcW w:w="2640" w:type="dxa"/>
            <w:tcMar/>
            <w:vAlign w:val="center"/>
          </w:tcPr>
          <w:p w:rsidR="2D082A1D" w:rsidP="2D082A1D" w:rsidRDefault="2D082A1D" w14:paraId="1B382F96" w14:textId="11AC473B">
            <w:pPr>
              <w:pStyle w:val="Style1"/>
              <w:numPr>
                <w:ilvl w:val="0"/>
                <w:numId w:val="0"/>
              </w:numPr>
              <w:suppressLineNumbers w:val="0"/>
              <w:bidi w:val="0"/>
              <w:spacing w:before="0" w:beforeAutospacing="off" w:after="210" w:afterAutospacing="off" w:line="264" w:lineRule="auto"/>
              <w:ind w:right="0"/>
              <w:jc w:val="center"/>
              <w:rPr>
                <w:rStyle w:val="Heading1Text"/>
              </w:rPr>
            </w:pPr>
            <w:r w:rsidRPr="2D082A1D" w:rsidR="2D082A1D">
              <w:rPr>
                <w:rStyle w:val="Heading1Text"/>
              </w:rPr>
              <w:t>Licence Lot 2</w:t>
            </w:r>
            <w:r w:rsidRPr="2D082A1D" w:rsidR="2D082A1D">
              <w:rPr>
                <w:rStyle w:val="Heading1Text"/>
              </w:rPr>
              <w:t>B</w:t>
            </w:r>
            <w:r w:rsidRPr="2D082A1D" w:rsidR="2D082A1D">
              <w:rPr>
                <w:rStyle w:val="Heading1Text"/>
              </w:rPr>
              <w:t xml:space="preserve"> </w:t>
            </w:r>
          </w:p>
        </w:tc>
        <w:tc>
          <w:tcPr>
            <w:tcW w:w="2340" w:type="dxa"/>
            <w:tcMar/>
            <w:vAlign w:val="center"/>
          </w:tcPr>
          <w:p w:rsidR="2D082A1D" w:rsidP="2D082A1D" w:rsidRDefault="2D082A1D" w14:paraId="1EDB1AD3" w14:textId="1E5D20BC">
            <w:pPr>
              <w:pStyle w:val="Style1"/>
              <w:numPr>
                <w:ilvl w:val="0"/>
                <w:numId w:val="0"/>
              </w:numPr>
              <w:jc w:val="center"/>
              <w:rPr>
                <w:rStyle w:val="Heading1Text"/>
              </w:rPr>
            </w:pPr>
            <w:r w:rsidRPr="2D082A1D" w:rsidR="2D082A1D">
              <w:rPr>
                <w:rStyle w:val="Heading1Text"/>
              </w:rPr>
              <w:t>20 000</w:t>
            </w:r>
            <w:r w:rsidRPr="2D082A1D" w:rsidR="2D082A1D">
              <w:rPr>
                <w:rStyle w:val="Heading1Text"/>
              </w:rPr>
              <w:t xml:space="preserve"> €</w:t>
            </w:r>
          </w:p>
        </w:tc>
      </w:tr>
      <w:tr w:rsidR="2D082A1D" w:rsidTr="2D082A1D" w14:paraId="5CCFF7DC">
        <w:trPr>
          <w:trHeight w:val="300"/>
        </w:trPr>
        <w:tc>
          <w:tcPr>
            <w:tcW w:w="2640" w:type="dxa"/>
            <w:tcMar/>
            <w:vAlign w:val="center"/>
          </w:tcPr>
          <w:p w:rsidR="2D082A1D" w:rsidP="2D082A1D" w:rsidRDefault="2D082A1D" w14:paraId="0A594B00" w14:textId="76F85F69">
            <w:pPr>
              <w:pStyle w:val="Style1"/>
              <w:numPr>
                <w:ilvl w:val="0"/>
                <w:numId w:val="0"/>
              </w:numPr>
              <w:suppressLineNumbers w:val="0"/>
              <w:bidi w:val="0"/>
              <w:spacing w:before="0" w:beforeAutospacing="off" w:after="210" w:afterAutospacing="off" w:line="264" w:lineRule="auto"/>
              <w:ind w:left="0" w:right="0" w:hanging="0"/>
              <w:jc w:val="center"/>
              <w:rPr>
                <w:rStyle w:val="Heading1Text"/>
              </w:rPr>
            </w:pPr>
            <w:r w:rsidRPr="2D082A1D" w:rsidR="2D082A1D">
              <w:rPr>
                <w:rStyle w:val="Heading1Text"/>
              </w:rPr>
              <w:t>Licence Lot 2</w:t>
            </w:r>
            <w:r w:rsidRPr="2D082A1D" w:rsidR="2D082A1D">
              <w:rPr>
                <w:rStyle w:val="Heading1Text"/>
              </w:rPr>
              <w:t>A</w:t>
            </w:r>
          </w:p>
        </w:tc>
        <w:tc>
          <w:tcPr>
            <w:tcW w:w="2340" w:type="dxa"/>
            <w:tcMar/>
            <w:vAlign w:val="center"/>
          </w:tcPr>
          <w:p w:rsidR="2D082A1D" w:rsidP="2D082A1D" w:rsidRDefault="2D082A1D" w14:paraId="6BA53EB6" w14:textId="53ABE16D">
            <w:pPr>
              <w:pStyle w:val="Style1"/>
              <w:numPr>
                <w:ilvl w:val="0"/>
                <w:numId w:val="0"/>
              </w:numPr>
              <w:ind w:left="0"/>
              <w:jc w:val="center"/>
              <w:rPr>
                <w:rStyle w:val="Heading1Text"/>
              </w:rPr>
            </w:pPr>
            <w:r w:rsidRPr="2D082A1D" w:rsidR="2D082A1D">
              <w:rPr>
                <w:rStyle w:val="Heading1Text"/>
              </w:rPr>
              <w:t>4</w:t>
            </w:r>
            <w:r w:rsidRPr="2D082A1D" w:rsidR="2D082A1D">
              <w:rPr>
                <w:rStyle w:val="Heading1Text"/>
              </w:rPr>
              <w:t>0 000 €</w:t>
            </w:r>
          </w:p>
        </w:tc>
      </w:tr>
    </w:tbl>
    <w:p w:rsidR="31A26197" w:rsidP="2D082A1D" w:rsidRDefault="31A26197" w14:paraId="7C513091" w14:textId="03A0E16C">
      <w:pPr>
        <w:pStyle w:val="Sansinterligne"/>
        <w:rPr>
          <w:rFonts w:ascii="Calibri" w:hAnsi="Calibri" w:eastAsia="Calibri"/>
          <w:b w:val="0"/>
          <w:bCs w:val="0"/>
          <w:i w:val="0"/>
          <w:iCs w:val="0"/>
          <w:caps w:val="0"/>
          <w:smallCaps w:val="0"/>
          <w:noProof w:val="0"/>
          <w:color w:val="000000" w:themeColor="text1" w:themeTint="FF" w:themeShade="FF"/>
          <w:sz w:val="18"/>
          <w:szCs w:val="18"/>
          <w:lang w:val="fr-FR"/>
        </w:rPr>
      </w:pPr>
      <w:r w:rsidRPr="2D082A1D" w:rsidR="31A26197">
        <w:rPr>
          <w:rFonts w:ascii="Calibri" w:hAnsi="Calibri" w:eastAsia="Calibri"/>
          <w:b w:val="0"/>
          <w:bCs w:val="0"/>
          <w:i w:val="0"/>
          <w:iCs w:val="0"/>
          <w:caps w:val="0"/>
          <w:smallCaps w:val="0"/>
          <w:noProof w:val="0"/>
          <w:color w:val="000000" w:themeColor="text1" w:themeTint="FF" w:themeShade="FF"/>
          <w:sz w:val="18"/>
          <w:szCs w:val="18"/>
          <w:lang w:val="fr-FR"/>
        </w:rPr>
        <w:t>Le déploiement</w:t>
      </w:r>
      <w:r w:rsidRPr="2D082A1D" w:rsidR="4F2D861A">
        <w:rPr>
          <w:rFonts w:ascii="Calibri" w:hAnsi="Calibri" w:eastAsia="Calibri"/>
          <w:b w:val="0"/>
          <w:bCs w:val="0"/>
          <w:i w:val="0"/>
          <w:iCs w:val="0"/>
          <w:caps w:val="0"/>
          <w:smallCaps w:val="0"/>
          <w:noProof w:val="0"/>
          <w:color w:val="000000" w:themeColor="text1" w:themeTint="FF" w:themeShade="FF"/>
          <w:sz w:val="18"/>
          <w:szCs w:val="18"/>
          <w:lang w:val="fr-FR"/>
        </w:rPr>
        <w:t xml:space="preserve"> du lot 2A</w:t>
      </w:r>
      <w:r w:rsidRPr="2D082A1D" w:rsidR="0A598539">
        <w:rPr>
          <w:rFonts w:ascii="Calibri" w:hAnsi="Calibri" w:eastAsia="Calibri"/>
          <w:b w:val="0"/>
          <w:bCs w:val="0"/>
          <w:i w:val="0"/>
          <w:iCs w:val="0"/>
          <w:caps w:val="0"/>
          <w:smallCaps w:val="0"/>
          <w:noProof w:val="0"/>
          <w:color w:val="000000" w:themeColor="text1" w:themeTint="FF" w:themeShade="FF"/>
          <w:sz w:val="18"/>
          <w:szCs w:val="18"/>
          <w:lang w:val="fr-FR"/>
        </w:rPr>
        <w:t xml:space="preserve"> et 2B</w:t>
      </w:r>
      <w:r w:rsidRPr="2D082A1D" w:rsidR="4F2D861A">
        <w:rPr>
          <w:rFonts w:ascii="Calibri" w:hAnsi="Calibri" w:eastAsia="Calibri"/>
          <w:b w:val="0"/>
          <w:bCs w:val="0"/>
          <w:i w:val="0"/>
          <w:iCs w:val="0"/>
          <w:caps w:val="0"/>
          <w:smallCaps w:val="0"/>
          <w:noProof w:val="0"/>
          <w:color w:val="000000" w:themeColor="text1" w:themeTint="FF" w:themeShade="FF"/>
          <w:sz w:val="18"/>
          <w:szCs w:val="18"/>
          <w:lang w:val="fr-FR"/>
        </w:rPr>
        <w:t xml:space="preserve"> </w:t>
      </w:r>
      <w:r w:rsidRPr="2D082A1D" w:rsidR="31A26197">
        <w:rPr>
          <w:rFonts w:ascii="Calibri" w:hAnsi="Calibri" w:eastAsia="Calibri"/>
          <w:b w:val="0"/>
          <w:bCs w:val="0"/>
          <w:i w:val="0"/>
          <w:iCs w:val="0"/>
          <w:caps w:val="0"/>
          <w:smallCaps w:val="0"/>
          <w:noProof w:val="0"/>
          <w:color w:val="000000" w:themeColor="text1" w:themeTint="FF" w:themeShade="FF"/>
          <w:sz w:val="18"/>
          <w:szCs w:val="18"/>
          <w:lang w:val="fr-FR"/>
        </w:rPr>
        <w:t xml:space="preserve">sera soumis à des validations préalables en comité dédié </w:t>
      </w:r>
      <w:r w:rsidRPr="2D082A1D" w:rsidR="4A492130">
        <w:rPr>
          <w:rFonts w:ascii="Calibri" w:hAnsi="Calibri" w:eastAsia="Calibri"/>
          <w:b w:val="0"/>
          <w:bCs w:val="0"/>
          <w:i w:val="0"/>
          <w:iCs w:val="0"/>
          <w:caps w:val="0"/>
          <w:smallCaps w:val="0"/>
          <w:noProof w:val="0"/>
          <w:color w:val="000000" w:themeColor="text1" w:themeTint="FF" w:themeShade="FF"/>
          <w:sz w:val="18"/>
          <w:szCs w:val="18"/>
          <w:lang w:val="fr-FR"/>
        </w:rPr>
        <w:t>Eurogerm</w:t>
      </w:r>
      <w:r w:rsidRPr="2D082A1D" w:rsidR="31A26197">
        <w:rPr>
          <w:rFonts w:ascii="Calibri" w:hAnsi="Calibri" w:eastAsia="Calibri"/>
          <w:b w:val="0"/>
          <w:bCs w:val="0"/>
          <w:i w:val="0"/>
          <w:iCs w:val="0"/>
          <w:caps w:val="0"/>
          <w:smallCaps w:val="0"/>
          <w:noProof w:val="0"/>
          <w:color w:val="000000" w:themeColor="text1" w:themeTint="FF" w:themeShade="FF"/>
          <w:sz w:val="18"/>
          <w:szCs w:val="18"/>
          <w:lang w:val="fr-FR"/>
        </w:rPr>
        <w:t>.</w:t>
      </w:r>
    </w:p>
    <w:p w:rsidR="2D082A1D" w:rsidP="2D082A1D" w:rsidRDefault="2D082A1D" w14:paraId="35411D58" w14:textId="3CE166C9">
      <w:pPr>
        <w:pStyle w:val="Sansinterligne"/>
        <w:rPr>
          <w:rStyle w:val="Heading1Text"/>
        </w:rPr>
      </w:pPr>
    </w:p>
    <w:p w:rsidR="2D082A1D" w:rsidP="2D082A1D" w:rsidRDefault="2D082A1D" w14:paraId="079830FD" w14:textId="0649AAE8">
      <w:pPr>
        <w:pStyle w:val="Sansinterligne"/>
        <w:rPr>
          <w:rStyle w:val="Heading1Text"/>
        </w:rPr>
      </w:pPr>
    </w:p>
    <w:p w:rsidR="00F22E15" w:rsidP="003768DE" w:rsidRDefault="00F22E15" w14:paraId="27860B32" w14:textId="77777777">
      <w:pPr>
        <w:pStyle w:val="Style1"/>
        <w:rPr>
          <w:rStyle w:val="Heading1Text"/>
        </w:rPr>
      </w:pPr>
      <w:r>
        <w:rPr>
          <w:rStyle w:val="Heading1Text"/>
        </w:rPr>
        <w:t>Conditions de règlement</w:t>
      </w:r>
    </w:p>
    <w:p w:rsidRPr="00F22E15" w:rsidR="00F22E15" w:rsidP="301A3E8C" w:rsidRDefault="00F22E15" w14:paraId="5C68549B" w14:textId="77777777" w14:noSpellErr="1">
      <w:pPr>
        <w:pStyle w:val="Enumration"/>
        <w:rPr>
          <w:highlight w:val="yellow"/>
        </w:rPr>
      </w:pPr>
      <w:r w:rsidR="00F22E15">
        <w:rPr/>
        <w:t xml:space="preserve">Une facture annuelle sera adressée au </w:t>
      </w:r>
      <w:r w:rsidRPr="2D082A1D" w:rsidR="00F22E15">
        <w:rPr>
          <w:rPrChange w:author="Raoul Gonzalez" w:date="2025-05-14T14:42:15.546Z" w:id="2123501098">
            <w:rPr>
              <w:highlight w:val="yellow"/>
            </w:rPr>
          </w:rPrChange>
        </w:rPr>
        <w:t>1</w:t>
      </w:r>
      <w:r w:rsidRPr="2D082A1D" w:rsidR="00F22E15">
        <w:rPr>
          <w:vertAlign w:val="superscript"/>
          <w:rPrChange w:author="Raoul Gonzalez" w:date="2025-05-14T14:42:15.548Z" w:id="653665824">
            <w:rPr>
              <w:highlight w:val="yellow"/>
              <w:vertAlign w:val="superscript"/>
            </w:rPr>
          </w:rPrChange>
        </w:rPr>
        <w:t>er</w:t>
      </w:r>
      <w:r w:rsidRPr="2D082A1D" w:rsidR="00F22E15">
        <w:rPr>
          <w:rPrChange w:author="Raoul Gonzalez" w:date="2025-05-14T14:42:15.549Z" w:id="1425557054">
            <w:rPr>
              <w:highlight w:val="yellow"/>
            </w:rPr>
          </w:rPrChange>
        </w:rPr>
        <w:t xml:space="preserve"> </w:t>
      </w:r>
      <w:r w:rsidRPr="2D082A1D" w:rsidR="00F22E15">
        <w:rPr>
          <w:rPrChange w:author="Raoul Gonzalez" w:date="2025-05-14T14:42:15.55Z" w:id="1157249417">
            <w:rPr>
              <w:highlight w:val="yellow"/>
            </w:rPr>
          </w:rPrChange>
        </w:rPr>
        <w:t>Janvier</w:t>
      </w:r>
      <w:r w:rsidRPr="2D082A1D" w:rsidR="00F22E15">
        <w:rPr>
          <w:rPrChange w:author="Raoul Gonzalez" w:date="2025-05-14T14:42:15.55Z" w:id="1671293992">
            <w:rPr>
              <w:highlight w:val="yellow"/>
            </w:rPr>
          </w:rPrChange>
        </w:rPr>
        <w:t xml:space="preserve"> de chaque année au Client. Cette facture sera réglée par le client à 30 jours de la date d’émission de la facture.</w:t>
      </w:r>
    </w:p>
    <w:p w:rsidR="00F22E15" w:rsidP="00F22E15" w:rsidRDefault="00F22E15" w14:paraId="2982972D" w14:textId="77777777">
      <w:pPr>
        <w:pStyle w:val="Enumration"/>
        <w:rPr>
          <w:rStyle w:val="Heading1Text"/>
        </w:rPr>
      </w:pPr>
    </w:p>
    <w:p w:rsidR="003768DE" w:rsidP="003768DE" w:rsidRDefault="003768DE" w14:paraId="11EE5D29" w14:textId="77777777">
      <w:pPr>
        <w:pStyle w:val="Style1"/>
        <w:rPr>
          <w:rStyle w:val="Heading1Text"/>
        </w:rPr>
      </w:pPr>
      <w:r>
        <w:rPr>
          <w:rStyle w:val="Heading1Text"/>
        </w:rPr>
        <w:t>Validité du contrat</w:t>
      </w:r>
    </w:p>
    <w:p w:rsidR="003768DE" w:rsidP="003768DE" w:rsidRDefault="003768DE" w14:paraId="0078B023" w14:textId="57230C01">
      <w:pPr>
        <w:pStyle w:val="Body2"/>
        <w:ind w:left="0"/>
        <w:rPr>
          <w:rFonts w:ascii="Calibri" w:hAnsi="Calibri" w:eastAsia="Arial Unicode MS" w:cs="Calibri"/>
          <w:sz w:val="18"/>
          <w:szCs w:val="18"/>
          <w:lang w:val="fr-FR"/>
        </w:rPr>
      </w:pPr>
      <w:r w:rsidRPr="2D082A1D" w:rsidR="003768DE">
        <w:rPr>
          <w:rFonts w:ascii="Calibri" w:hAnsi="Calibri" w:eastAsia="Arial Unicode MS" w:cs="Calibri"/>
          <w:sz w:val="18"/>
          <w:szCs w:val="18"/>
          <w:lang w:val="fr-FR"/>
        </w:rPr>
        <w:t xml:space="preserve">Le présent contrat est valable pour une durée de </w:t>
      </w:r>
      <w:r w:rsidRPr="2D082A1D" w:rsidR="48EE60D9">
        <w:rPr>
          <w:rFonts w:ascii="Calibri" w:hAnsi="Calibri" w:eastAsia="Arial Unicode MS" w:cs="Calibri"/>
          <w:sz w:val="18"/>
          <w:szCs w:val="18"/>
          <w:lang w:val="fr-FR"/>
        </w:rPr>
        <w:t>3</w:t>
      </w:r>
      <w:r w:rsidRPr="2D082A1D" w:rsidR="003768DE">
        <w:rPr>
          <w:rFonts w:ascii="Calibri" w:hAnsi="Calibri" w:eastAsia="Arial Unicode MS" w:cs="Calibri"/>
          <w:sz w:val="18"/>
          <w:szCs w:val="18"/>
          <w:lang w:val="fr-FR"/>
          <w:rPrChange w:author="Raoul Gonzalez" w:date="2025-05-14T14:42:20.846Z" w:id="2134865456">
            <w:rPr>
              <w:rFonts w:ascii="Calibri" w:hAnsi="Calibri" w:eastAsia="Arial Unicode MS" w:cs="Calibri"/>
              <w:sz w:val="18"/>
              <w:szCs w:val="18"/>
              <w:highlight w:val="yellow"/>
              <w:lang w:val="fr-FR"/>
            </w:rPr>
          </w:rPrChange>
        </w:rPr>
        <w:t xml:space="preserve"> </w:t>
      </w:r>
      <w:r w:rsidRPr="2D082A1D" w:rsidR="003768DE">
        <w:rPr>
          <w:rFonts w:ascii="Calibri" w:hAnsi="Calibri" w:eastAsia="Arial Unicode MS" w:cs="Calibri"/>
          <w:sz w:val="18"/>
          <w:szCs w:val="18"/>
          <w:lang w:val="fr-FR"/>
          <w:rPrChange w:author="Raoul Gonzalez" w:date="2025-05-14T14:42:20.846Z" w:id="428020205">
            <w:rPr>
              <w:rFonts w:ascii="Calibri" w:hAnsi="Calibri" w:eastAsia="Arial Unicode MS" w:cs="Calibri"/>
              <w:sz w:val="18"/>
              <w:szCs w:val="18"/>
              <w:highlight w:val="yellow"/>
              <w:lang w:val="fr-FR"/>
            </w:rPr>
          </w:rPrChange>
        </w:rPr>
        <w:t>(</w:t>
      </w:r>
      <w:r w:rsidRPr="2D082A1D" w:rsidR="3B1D35F1">
        <w:rPr>
          <w:rFonts w:ascii="Calibri" w:hAnsi="Calibri" w:eastAsia="Arial Unicode MS" w:cs="Calibri"/>
          <w:sz w:val="18"/>
          <w:szCs w:val="18"/>
          <w:lang w:val="fr-FR"/>
          <w:rPrChange w:author="Raoul Gonzalez" w:date="2025-05-14T14:42:20.847Z" w:id="2074656269">
            <w:rPr>
              <w:rFonts w:ascii="Calibri" w:hAnsi="Calibri" w:eastAsia="Arial Unicode MS" w:cs="Calibri"/>
              <w:sz w:val="18"/>
              <w:szCs w:val="18"/>
              <w:highlight w:val="yellow"/>
              <w:lang w:val="fr-FR"/>
            </w:rPr>
          </w:rPrChange>
        </w:rPr>
        <w:t>trois</w:t>
      </w:r>
      <w:r w:rsidRPr="2D082A1D" w:rsidR="003768DE">
        <w:rPr>
          <w:rFonts w:ascii="Calibri" w:hAnsi="Calibri" w:eastAsia="Arial Unicode MS" w:cs="Calibri"/>
          <w:sz w:val="18"/>
          <w:szCs w:val="18"/>
          <w:lang w:val="fr-FR"/>
          <w:rPrChange w:author="Raoul Gonzalez" w:date="2025-05-14T14:42:20.847Z" w:id="181399705">
            <w:rPr>
              <w:rFonts w:ascii="Calibri" w:hAnsi="Calibri" w:eastAsia="Arial Unicode MS" w:cs="Calibri"/>
              <w:sz w:val="18"/>
              <w:szCs w:val="18"/>
              <w:highlight w:val="yellow"/>
              <w:lang w:val="fr-FR"/>
            </w:rPr>
          </w:rPrChange>
        </w:rPr>
        <w:t>) ans</w:t>
      </w:r>
      <w:r w:rsidRPr="2D082A1D" w:rsidR="003768DE">
        <w:rPr>
          <w:rFonts w:ascii="Calibri" w:hAnsi="Calibri" w:eastAsia="Arial Unicode MS" w:cs="Calibri"/>
          <w:sz w:val="18"/>
          <w:szCs w:val="18"/>
          <w:lang w:val="fr-FR"/>
        </w:rPr>
        <w:t>. A son terme il pourra être reconduit tacitement par période annuelle.</w:t>
      </w:r>
    </w:p>
    <w:p w:rsidRPr="003768DE" w:rsidR="003768DE" w:rsidP="003768DE" w:rsidRDefault="006B37C7" w14:paraId="3109D1B5" w14:textId="70457C2D">
      <w:pPr>
        <w:spacing w:before="0" w:after="0"/>
        <w:rPr>
          <w:rFonts w:ascii="Calibri" w:hAnsi="Calibri"/>
          <w:sz w:val="18"/>
          <w:szCs w:val="18"/>
        </w:rPr>
      </w:pPr>
      <w:r>
        <w:rPr>
          <w:rFonts w:ascii="Calibri" w:hAnsi="Calibri"/>
          <w:sz w:val="18"/>
          <w:szCs w:val="18"/>
        </w:rPr>
        <w:t>L</w:t>
      </w:r>
      <w:r w:rsidRPr="003768DE" w:rsidR="003768DE">
        <w:rPr>
          <w:rFonts w:ascii="Calibri" w:hAnsi="Calibri"/>
          <w:sz w:val="18"/>
          <w:szCs w:val="18"/>
        </w:rPr>
        <w:t xml:space="preserve">a Redevance de </w:t>
      </w:r>
      <w:r w:rsidR="000F3D95">
        <w:rPr>
          <w:rFonts w:ascii="Calibri" w:hAnsi="Calibri"/>
          <w:sz w:val="18"/>
          <w:szCs w:val="18"/>
        </w:rPr>
        <w:t>Service</w:t>
      </w:r>
      <w:r w:rsidRPr="003768DE" w:rsidR="003768DE">
        <w:rPr>
          <w:rFonts w:ascii="Calibri" w:hAnsi="Calibri"/>
          <w:sz w:val="18"/>
          <w:szCs w:val="18"/>
        </w:rPr>
        <w:t xml:space="preserve"> sera révisée annuellement suivant l’évolution de l’indice professionnel du SYNTEC Informatique et selon la formule :</w:t>
      </w:r>
    </w:p>
    <w:p w:rsidRPr="00422484" w:rsidR="003768DE" w:rsidP="003768DE" w:rsidRDefault="003768DE" w14:paraId="60BEDFEC" w14:textId="77777777">
      <w:pPr>
        <w:keepNext/>
        <w:keepLines/>
        <w:jc w:val="center"/>
        <w:rPr>
          <w:rFonts w:ascii="Calibri" w:hAnsi="Calibri" w:cs="Arial"/>
          <w:sz w:val="18"/>
          <w:szCs w:val="18"/>
          <w:lang w:val="it-IT"/>
        </w:rPr>
      </w:pPr>
      <w:r w:rsidRPr="00422484">
        <w:rPr>
          <w:rFonts w:ascii="Calibri" w:hAnsi="Calibri" w:cs="Arial"/>
          <w:sz w:val="18"/>
          <w:szCs w:val="18"/>
          <w:lang w:val="it-IT"/>
        </w:rPr>
        <w:t>P = P</w:t>
      </w:r>
      <w:r w:rsidRPr="00422484">
        <w:rPr>
          <w:rFonts w:ascii="Calibri" w:hAnsi="Calibri" w:cs="Arial"/>
          <w:position w:val="-6"/>
          <w:sz w:val="18"/>
          <w:szCs w:val="18"/>
          <w:lang w:val="it-IT"/>
        </w:rPr>
        <w:t>o</w:t>
      </w:r>
      <w:r w:rsidRPr="00422484">
        <w:rPr>
          <w:rFonts w:ascii="Calibri" w:hAnsi="Calibri" w:cs="Arial"/>
          <w:sz w:val="18"/>
          <w:szCs w:val="18"/>
          <w:lang w:val="it-IT"/>
        </w:rPr>
        <w:t xml:space="preserve"> * I/I</w:t>
      </w:r>
      <w:r w:rsidRPr="00422484">
        <w:rPr>
          <w:rFonts w:ascii="Calibri" w:hAnsi="Calibri" w:cs="Arial"/>
          <w:position w:val="-6"/>
          <w:sz w:val="18"/>
          <w:szCs w:val="18"/>
          <w:lang w:val="it-IT"/>
        </w:rPr>
        <w:t>o</w:t>
      </w:r>
    </w:p>
    <w:p w:rsidRPr="00422484" w:rsidR="003768DE" w:rsidP="003768DE" w:rsidRDefault="003768DE" w14:paraId="15A15DE8" w14:textId="77777777">
      <w:pPr>
        <w:rPr>
          <w:rFonts w:ascii="Calibri" w:hAnsi="Calibri"/>
          <w:sz w:val="18"/>
          <w:szCs w:val="18"/>
          <w:lang w:val="it-IT"/>
        </w:rPr>
      </w:pPr>
      <w:proofErr w:type="spellStart"/>
      <w:r w:rsidRPr="00422484">
        <w:rPr>
          <w:rFonts w:ascii="Calibri" w:hAnsi="Calibri"/>
          <w:sz w:val="18"/>
          <w:szCs w:val="18"/>
          <w:lang w:val="it-IT"/>
        </w:rPr>
        <w:t>dans</w:t>
      </w:r>
      <w:proofErr w:type="spellEnd"/>
      <w:r w:rsidRPr="00422484">
        <w:rPr>
          <w:rFonts w:ascii="Calibri" w:hAnsi="Calibri"/>
          <w:sz w:val="18"/>
          <w:szCs w:val="18"/>
          <w:lang w:val="it-IT"/>
        </w:rPr>
        <w:t xml:space="preserve"> </w:t>
      </w:r>
      <w:proofErr w:type="spellStart"/>
      <w:r w:rsidRPr="00422484">
        <w:rPr>
          <w:rFonts w:ascii="Calibri" w:hAnsi="Calibri"/>
          <w:sz w:val="18"/>
          <w:szCs w:val="18"/>
          <w:lang w:val="it-IT"/>
        </w:rPr>
        <w:t>laquelle</w:t>
      </w:r>
      <w:proofErr w:type="spellEnd"/>
      <w:r w:rsidRPr="00422484">
        <w:rPr>
          <w:rFonts w:ascii="Calibri" w:hAnsi="Calibri"/>
          <w:sz w:val="18"/>
          <w:szCs w:val="18"/>
          <w:lang w:val="it-IT"/>
        </w:rPr>
        <w:t xml:space="preserve"> :</w:t>
      </w:r>
    </w:p>
    <w:p w:rsidRPr="003768DE" w:rsidR="003768DE" w:rsidP="00F22E15" w:rsidRDefault="003768DE" w14:paraId="6A9C3E22" w14:textId="77777777">
      <w:pPr>
        <w:pStyle w:val="Enumration"/>
        <w:numPr>
          <w:ilvl w:val="0"/>
          <w:numId w:val="6"/>
        </w:numPr>
      </w:pPr>
      <w:r w:rsidRPr="003768DE">
        <w:t xml:space="preserve">P </w:t>
      </w:r>
      <w:r w:rsidRPr="003768DE">
        <w:tab/>
      </w:r>
      <w:r w:rsidRPr="003768DE">
        <w:t>=  nouvelle redevance annuelle</w:t>
      </w:r>
    </w:p>
    <w:p w:rsidRPr="003768DE" w:rsidR="003768DE" w:rsidP="00F22E15" w:rsidRDefault="003768DE" w14:paraId="070888AE" w14:textId="77777777">
      <w:pPr>
        <w:pStyle w:val="Enumration"/>
        <w:numPr>
          <w:ilvl w:val="0"/>
          <w:numId w:val="6"/>
        </w:numPr>
      </w:pPr>
      <w:r w:rsidRPr="003768DE">
        <w:t>P</w:t>
      </w:r>
      <w:r w:rsidRPr="003768DE">
        <w:rPr>
          <w:position w:val="-6"/>
        </w:rPr>
        <w:t>o</w:t>
      </w:r>
      <w:r w:rsidRPr="003768DE">
        <w:t xml:space="preserve"> </w:t>
      </w:r>
      <w:r w:rsidRPr="003768DE">
        <w:tab/>
      </w:r>
      <w:r w:rsidRPr="003768DE">
        <w:t>= redevance annuelle en vigueur à la date de révision</w:t>
      </w:r>
    </w:p>
    <w:p w:rsidRPr="003768DE" w:rsidR="003768DE" w:rsidP="00F22E15" w:rsidRDefault="003768DE" w14:paraId="6D702505" w14:textId="77777777">
      <w:pPr>
        <w:pStyle w:val="Enumration"/>
        <w:numPr>
          <w:ilvl w:val="0"/>
          <w:numId w:val="6"/>
        </w:numPr>
      </w:pPr>
      <w:r w:rsidRPr="003768DE">
        <w:t>I</w:t>
      </w:r>
      <w:r w:rsidRPr="003768DE">
        <w:rPr>
          <w:position w:val="-6"/>
        </w:rPr>
        <w:t>o</w:t>
      </w:r>
      <w:r w:rsidRPr="003768DE">
        <w:t xml:space="preserve"> </w:t>
      </w:r>
      <w:r w:rsidRPr="003768DE">
        <w:tab/>
      </w:r>
      <w:r w:rsidRPr="003768DE">
        <w:t>= indice SYNTEC 12 mois avant la date de révision</w:t>
      </w:r>
      <w:r w:rsidR="00EF4E7F">
        <w:t xml:space="preserve"> ou</w:t>
      </w:r>
      <w:r w:rsidRPr="003768DE">
        <w:t xml:space="preserve"> à la date de commencement d</w:t>
      </w:r>
      <w:r w:rsidR="00EF4E7F">
        <w:t>u Service</w:t>
      </w:r>
    </w:p>
    <w:p w:rsidRPr="003768DE" w:rsidR="003768DE" w:rsidP="00F22E15" w:rsidRDefault="003768DE" w14:paraId="0249184C" w14:textId="77777777">
      <w:pPr>
        <w:pStyle w:val="Enumration"/>
        <w:numPr>
          <w:ilvl w:val="0"/>
          <w:numId w:val="6"/>
        </w:numPr>
      </w:pPr>
      <w:r w:rsidRPr="003768DE">
        <w:t xml:space="preserve">I </w:t>
      </w:r>
      <w:r w:rsidRPr="003768DE">
        <w:tab/>
      </w:r>
      <w:r w:rsidRPr="003768DE">
        <w:t>= indice SYNTEC à la date de révision.</w:t>
      </w:r>
    </w:p>
    <w:p w:rsidR="003768DE" w:rsidP="003768DE" w:rsidRDefault="003768DE" w14:paraId="4935C93E" w14:textId="77777777">
      <w:pPr>
        <w:pStyle w:val="Sous-titre"/>
        <w:rPr>
          <w:rStyle w:val="Heading1Text"/>
        </w:rPr>
      </w:pPr>
    </w:p>
    <w:p w:rsidR="000E57D0" w:rsidP="000E57D0" w:rsidRDefault="000E57D0" w14:paraId="2F761AC1" w14:textId="77777777">
      <w:pPr>
        <w:pStyle w:val="Sansinterligne"/>
        <w:rPr>
          <w:rStyle w:val="Heading1Text"/>
        </w:rPr>
      </w:pPr>
    </w:p>
    <w:p w:rsidR="000E57D0" w:rsidP="000E57D0" w:rsidRDefault="000E57D0" w14:paraId="60ED36AD" w14:textId="77777777">
      <w:pPr>
        <w:pStyle w:val="Style1"/>
        <w:tabs>
          <w:tab w:val="clear" w:pos="709"/>
        </w:tabs>
        <w:ind w:left="426" w:hanging="426"/>
        <w:rPr>
          <w:rStyle w:val="Heading1Text"/>
        </w:rPr>
      </w:pPr>
      <w:r w:rsidRPr="000E57D0">
        <w:rPr>
          <w:rStyle w:val="Heading1Text"/>
        </w:rPr>
        <w:t>Signature des parties</w:t>
      </w:r>
    </w:p>
    <w:p w:rsidR="000E57D0" w:rsidP="000E57D0" w:rsidRDefault="000E57D0" w14:paraId="07577F84" w14:textId="4A32315E">
      <w:pPr>
        <w:pStyle w:val="Sansinterligne"/>
        <w:rPr>
          <w:rFonts w:ascii="Calibri" w:hAnsi="Calibri" w:cs="Calibri"/>
          <w:kern w:val="28"/>
          <w:sz w:val="18"/>
          <w:szCs w:val="18"/>
          <w:lang w:eastAsia="en-US"/>
        </w:rPr>
      </w:pPr>
      <w:r w:rsidRPr="000E57D0" w:rsidR="000E57D0">
        <w:rPr>
          <w:rFonts w:ascii="Calibri" w:hAnsi="Calibri" w:cs="Calibri"/>
          <w:kern w:val="28"/>
          <w:sz w:val="18"/>
          <w:szCs w:val="18"/>
          <w:lang w:eastAsia="en-US"/>
        </w:rPr>
        <w:t xml:space="preserve">Fait à </w:t>
      </w:r>
      <w:r w:rsidRPr="000E57D0" w:rsidR="000E57D0">
        <w:rPr>
          <w:rFonts w:ascii="Calibri" w:hAnsi="Calibri" w:cs="Calibri"/>
          <w:kern w:val="28"/>
          <w:sz w:val="18"/>
          <w:szCs w:val="18"/>
          <w:lang w:eastAsia="en-US"/>
        </w:rPr>
        <w:t>____________, le ___________________________</w:t>
      </w:r>
    </w:p>
    <w:p w:rsidRPr="000E57D0" w:rsidR="000E57D0" w:rsidP="000E57D0" w:rsidRDefault="000E57D0" w14:paraId="42C39750" w14:textId="77777777">
      <w:pPr>
        <w:pStyle w:val="Sansinterligne"/>
        <w:rPr>
          <w:rFonts w:ascii="Calibri" w:hAnsi="Calibri" w:cs="Calibri"/>
          <w:kern w:val="28"/>
          <w:sz w:val="18"/>
          <w:szCs w:val="18"/>
          <w:lang w:eastAsia="en-US"/>
        </w:rPr>
      </w:pPr>
      <w:r w:rsidRPr="000E57D0">
        <w:rPr>
          <w:rFonts w:ascii="Calibri" w:hAnsi="Calibri" w:cs="Calibri"/>
          <w:kern w:val="28"/>
          <w:sz w:val="18"/>
          <w:szCs w:val="18"/>
          <w:lang w:eastAsia="en-US"/>
        </w:rPr>
        <w:t>En deux (2) exemplaires originaux</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105"/>
        <w:gridCol w:w="2773"/>
      </w:tblGrid>
      <w:tr w:rsidRPr="000E57D0" w:rsidR="000E57D0" w:rsidTr="2D082A1D" w14:paraId="2C0EF2BC" w14:textId="77777777">
        <w:tc>
          <w:tcPr>
            <w:tcW w:w="4605" w:type="dxa"/>
            <w:tcBorders>
              <w:top w:val="nil"/>
              <w:left w:val="nil"/>
              <w:bottom w:val="nil"/>
              <w:right w:val="nil"/>
            </w:tcBorders>
            <w:tcMar/>
          </w:tcPr>
          <w:p w:rsidRPr="000E57D0" w:rsidR="000E57D0" w:rsidP="00AE00D7" w:rsidRDefault="000E57D0" w14:paraId="64909FEB" w14:textId="7CC8A8A9">
            <w:pPr>
              <w:spacing w:line="280" w:lineRule="exact"/>
              <w:rPr>
                <w:rFonts w:ascii="Calibri" w:hAnsi="Calibri" w:cs="Calibri"/>
                <w:kern w:val="28"/>
                <w:sz w:val="18"/>
                <w:szCs w:val="18"/>
                <w:lang w:eastAsia="en-US"/>
              </w:rPr>
            </w:pPr>
            <w:r w:rsidRPr="000E57D0">
              <w:rPr>
                <w:rFonts w:ascii="Calibri" w:hAnsi="Calibri" w:cs="Calibri"/>
                <w:kern w:val="28"/>
                <w:sz w:val="18"/>
                <w:szCs w:val="18"/>
                <w:lang w:eastAsia="en-US"/>
              </w:rPr>
              <w:t xml:space="preserve">Pour </w:t>
            </w:r>
            <w:proofErr w:type="spellStart"/>
            <w:r w:rsidR="00977FBB">
              <w:rPr>
                <w:rFonts w:ascii="Calibri" w:hAnsi="Calibri" w:cs="Calibri"/>
                <w:kern w:val="28"/>
                <w:sz w:val="18"/>
                <w:szCs w:val="18"/>
                <w:lang w:eastAsia="en-US"/>
              </w:rPr>
              <w:t>Eurogerm</w:t>
            </w:r>
            <w:proofErr w:type="spellEnd"/>
          </w:p>
          <w:p w:rsidRPr="000E57D0" w:rsidR="000E57D0" w:rsidP="00AE00D7" w:rsidRDefault="000E57D0" w14:paraId="1B53DBA1" w14:textId="77777777">
            <w:pPr>
              <w:spacing w:line="280" w:lineRule="exact"/>
              <w:rPr>
                <w:rFonts w:ascii="Calibri" w:hAnsi="Calibri" w:cs="Calibri"/>
                <w:kern w:val="28"/>
                <w:sz w:val="18"/>
                <w:szCs w:val="18"/>
                <w:lang w:eastAsia="en-US"/>
              </w:rPr>
            </w:pPr>
            <w:r w:rsidRPr="000E57D0">
              <w:rPr>
                <w:rFonts w:ascii="Calibri" w:hAnsi="Calibri" w:cs="Calibri"/>
                <w:kern w:val="28"/>
                <w:sz w:val="18"/>
                <w:szCs w:val="18"/>
                <w:lang w:eastAsia="en-US"/>
              </w:rPr>
              <w:t>Monsieur [</w:t>
            </w:r>
            <w:r w:rsidRPr="000E57D0">
              <w:rPr>
                <w:rFonts w:ascii="Webdings" w:hAnsi="Webdings" w:eastAsia="Webdings" w:cs="Webdings"/>
                <w:kern w:val="28"/>
                <w:sz w:val="18"/>
                <w:szCs w:val="18"/>
                <w:lang w:eastAsia="en-US"/>
              </w:rPr>
              <w:t>n</w:t>
            </w:r>
            <w:r w:rsidRPr="000E57D0">
              <w:rPr>
                <w:rFonts w:ascii="Calibri" w:hAnsi="Calibri" w:cs="Calibri"/>
                <w:kern w:val="28"/>
                <w:sz w:val="18"/>
                <w:szCs w:val="18"/>
                <w:lang w:eastAsia="en-US"/>
              </w:rPr>
              <w:t>]</w:t>
            </w:r>
          </w:p>
          <w:p w:rsidRPr="000E57D0" w:rsidR="000E57D0" w:rsidP="00AE00D7" w:rsidRDefault="000E57D0" w14:paraId="7B1D807C" w14:textId="77777777">
            <w:pPr>
              <w:spacing w:line="280" w:lineRule="exact"/>
              <w:rPr>
                <w:rFonts w:ascii="Calibri" w:hAnsi="Calibri" w:cs="Calibri"/>
                <w:kern w:val="28"/>
                <w:sz w:val="18"/>
                <w:szCs w:val="18"/>
                <w:lang w:eastAsia="en-US"/>
              </w:rPr>
            </w:pPr>
            <w:r w:rsidRPr="000E57D0">
              <w:rPr>
                <w:rFonts w:ascii="Calibri" w:hAnsi="Calibri" w:cs="Calibri"/>
                <w:kern w:val="28"/>
                <w:sz w:val="18"/>
                <w:szCs w:val="18"/>
                <w:lang w:eastAsia="en-US"/>
              </w:rPr>
              <w:t>[</w:t>
            </w:r>
            <w:r w:rsidRPr="000E57D0">
              <w:rPr>
                <w:rFonts w:ascii="Webdings" w:hAnsi="Webdings" w:eastAsia="Webdings" w:cs="Webdings"/>
                <w:kern w:val="28"/>
                <w:sz w:val="18"/>
                <w:szCs w:val="18"/>
                <w:lang w:eastAsia="en-US"/>
              </w:rPr>
              <w:t>n</w:t>
            </w:r>
            <w:r w:rsidRPr="000E57D0">
              <w:rPr>
                <w:rFonts w:ascii="Calibri" w:hAnsi="Calibri" w:cs="Calibri"/>
                <w:kern w:val="28"/>
                <w:sz w:val="18"/>
                <w:szCs w:val="18"/>
                <w:lang w:eastAsia="en-US"/>
              </w:rPr>
              <w:t>]</w:t>
            </w:r>
          </w:p>
        </w:tc>
        <w:tc>
          <w:tcPr>
            <w:tcW w:w="4606" w:type="dxa"/>
            <w:tcBorders>
              <w:top w:val="nil"/>
              <w:left w:val="nil"/>
              <w:bottom w:val="nil"/>
              <w:right w:val="nil"/>
            </w:tcBorders>
            <w:tcMar/>
          </w:tcPr>
          <w:p w:rsidRPr="000E57D0" w:rsidR="000E57D0" w:rsidP="301A3E8C" w:rsidRDefault="000E57D0" w14:paraId="35D6FC73" w14:textId="77777777">
            <w:pPr>
              <w:spacing w:line="280" w:lineRule="exact"/>
              <w:ind w:left="782"/>
              <w:rPr>
                <w:rFonts w:ascii="Calibri" w:hAnsi="Calibri" w:cs="Calibri"/>
                <w:kern w:val="28"/>
                <w:sz w:val="18"/>
                <w:szCs w:val="18"/>
                <w:highlight w:val="yellow"/>
                <w:lang w:eastAsia="en-US"/>
              </w:rPr>
            </w:pPr>
            <w:r w:rsidRPr="301A3E8C" w:rsidR="000E57D0">
              <w:rPr>
                <w:rFonts w:ascii="Calibri" w:hAnsi="Calibri" w:cs="Calibri"/>
                <w:kern w:val="28"/>
                <w:sz w:val="18"/>
                <w:szCs w:val="18"/>
                <w:highlight w:val="yellow"/>
                <w:lang w:eastAsia="en-US"/>
              </w:rPr>
              <w:t xml:space="preserve">Pour </w:t>
            </w:r>
            <w:r w:rsidRPr="301A3E8C" w:rsidR="000E57D0">
              <w:rPr>
                <w:rFonts w:ascii="Calibri" w:hAnsi="Calibri" w:cs="Calibri"/>
                <w:kern w:val="28"/>
                <w:sz w:val="18"/>
                <w:szCs w:val="18"/>
                <w:highlight w:val="yellow"/>
                <w:lang w:eastAsia="en-US"/>
              </w:rPr>
              <w:t>FuturMaster</w:t>
            </w:r>
          </w:p>
          <w:p w:rsidRPr="000E57D0" w:rsidR="000E57D0" w:rsidP="301A3E8C" w:rsidRDefault="000E57D0" w14:paraId="139F94BB" w14:textId="77777777" w14:noSpellErr="1">
            <w:pPr>
              <w:spacing w:line="280" w:lineRule="exact"/>
              <w:ind w:left="782"/>
              <w:rPr>
                <w:rFonts w:ascii="Calibri" w:hAnsi="Calibri" w:cs="Calibri"/>
                <w:kern w:val="28"/>
                <w:sz w:val="18"/>
                <w:szCs w:val="18"/>
                <w:highlight w:val="yellow"/>
                <w:lang w:eastAsia="en-US"/>
              </w:rPr>
            </w:pPr>
            <w:r w:rsidRPr="301A3E8C" w:rsidR="000E57D0">
              <w:rPr>
                <w:rFonts w:ascii="Calibri" w:hAnsi="Calibri" w:cs="Calibri"/>
                <w:kern w:val="28"/>
                <w:sz w:val="18"/>
                <w:szCs w:val="18"/>
                <w:highlight w:val="yellow"/>
                <w:lang w:eastAsia="en-US"/>
              </w:rPr>
              <w:t>Monsieur [</w:t>
            </w:r>
            <w:r w:rsidRPr="301A3E8C" w:rsidR="000E57D0">
              <w:rPr>
                <w:rFonts w:ascii="Webdings" w:hAnsi="Webdings" w:eastAsia="Webdings" w:cs="Webdings"/>
                <w:kern w:val="28"/>
                <w:sz w:val="18"/>
                <w:szCs w:val="18"/>
                <w:highlight w:val="yellow"/>
                <w:lang w:eastAsia="en-US"/>
              </w:rPr>
              <w:t>n</w:t>
            </w:r>
            <w:r w:rsidRPr="301A3E8C" w:rsidR="000E57D0">
              <w:rPr>
                <w:rFonts w:ascii="Calibri" w:hAnsi="Calibri" w:cs="Calibri"/>
                <w:kern w:val="28"/>
                <w:sz w:val="18"/>
                <w:szCs w:val="18"/>
                <w:highlight w:val="yellow"/>
                <w:lang w:eastAsia="en-US"/>
              </w:rPr>
              <w:t>]</w:t>
            </w:r>
          </w:p>
          <w:p w:rsidRPr="000E57D0" w:rsidR="000E57D0" w:rsidP="301A3E8C" w:rsidRDefault="000E57D0" w14:paraId="6C199250" w14:textId="77777777" w14:noSpellErr="1">
            <w:pPr>
              <w:spacing w:line="280" w:lineRule="exact"/>
              <w:ind w:left="782"/>
              <w:rPr>
                <w:rFonts w:ascii="Calibri" w:hAnsi="Calibri" w:cs="Calibri"/>
                <w:kern w:val="28"/>
                <w:sz w:val="18"/>
                <w:szCs w:val="18"/>
                <w:highlight w:val="yellow"/>
                <w:lang w:eastAsia="en-US"/>
              </w:rPr>
            </w:pPr>
            <w:r w:rsidRPr="000E57D0" w:rsidR="000E57D0">
              <w:rPr>
                <w:rFonts w:ascii="Calibri" w:hAnsi="Calibri" w:cs="Calibri"/>
                <w:kern w:val="28"/>
                <w:sz w:val="18"/>
                <w:szCs w:val="18"/>
                <w:lang w:eastAsia="en-US"/>
              </w:rPr>
              <w:t xml:space="preserve"> </w:t>
            </w:r>
            <w:r w:rsidRPr="301A3E8C" w:rsidR="000E57D0">
              <w:rPr>
                <w:rFonts w:ascii="Calibri" w:hAnsi="Calibri" w:cs="Calibri"/>
                <w:kern w:val="28"/>
                <w:sz w:val="18"/>
                <w:szCs w:val="18"/>
                <w:highlight w:val="yellow"/>
                <w:lang w:eastAsia="en-US"/>
              </w:rPr>
              <w:t xml:space="preserve">[</w:t>
            </w:r>
            <w:r w:rsidRPr="301A3E8C" w:rsidR="000E57D0">
              <w:rPr>
                <w:rFonts w:ascii="Webdings" w:hAnsi="Webdings" w:eastAsia="Webdings" w:cs="Webdings"/>
                <w:kern w:val="28"/>
                <w:sz w:val="18"/>
                <w:szCs w:val="18"/>
                <w:highlight w:val="yellow"/>
                <w:lang w:eastAsia="en-US"/>
              </w:rPr>
              <w:t>n</w:t>
            </w:r>
            <w:r w:rsidRPr="301A3E8C" w:rsidR="000E57D0">
              <w:rPr>
                <w:rFonts w:ascii="Calibri" w:hAnsi="Calibri" w:cs="Calibri"/>
                <w:kern w:val="28"/>
                <w:sz w:val="18"/>
                <w:szCs w:val="18"/>
                <w:highlight w:val="yellow"/>
                <w:lang w:eastAsia="en-US"/>
              </w:rPr>
              <w:t>]</w:t>
            </w:r>
          </w:p>
        </w:tc>
      </w:tr>
    </w:tbl>
    <w:p w:rsidR="00E122DF" w:rsidP="000E57D0" w:rsidRDefault="00E122DF" w14:paraId="5482F0E2" w14:textId="77777777"/>
    <w:sectPr w:rsidR="00E122DF" w:rsidSect="000E57D0">
      <w:pgSz w:w="11906" w:h="16838" w:orient="portrait"/>
      <w:pgMar w:top="720" w:right="720" w:bottom="720" w:left="720" w:header="708" w:footer="708" w:gutter="0"/>
      <w:cols w:space="709" w:num="2" w:sep="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ebdings">
    <w:panose1 w:val="05030102010509060703"/>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1eb0b7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FE74F7D"/>
    <w:multiLevelType w:val="multilevel"/>
    <w:tmpl w:val="B8FC0AA8"/>
    <w:name w:val="Numbering2"/>
    <w:lvl w:ilvl="0">
      <w:start w:val="1"/>
      <w:numFmt w:val="decimal"/>
      <w:pStyle w:val="Level1"/>
      <w:lvlText w:val="%1."/>
      <w:lvlJc w:val="left"/>
      <w:pPr>
        <w:tabs>
          <w:tab w:val="num" w:pos="709"/>
        </w:tabs>
        <w:ind w:left="709" w:hanging="709"/>
      </w:pPr>
      <w:rPr>
        <w:rFonts w:ascii="Arial" w:hAnsi="Arial"/>
        <w:b w:val="0"/>
      </w:rPr>
    </w:lvl>
    <w:lvl w:ilvl="1">
      <w:start w:val="1"/>
      <w:numFmt w:val="decimal"/>
      <w:pStyle w:val="Level2"/>
      <w:isLgl/>
      <w:lvlText w:val="%1.%2"/>
      <w:lvlJc w:val="left"/>
      <w:pPr>
        <w:tabs>
          <w:tab w:val="num" w:pos="709"/>
        </w:tabs>
        <w:ind w:left="709" w:hanging="709"/>
      </w:pPr>
      <w:rPr>
        <w:rFonts w:ascii="Arial" w:hAnsi="Arial"/>
        <w:b w:val="0"/>
      </w:rPr>
    </w:lvl>
    <w:lvl w:ilvl="2">
      <w:start w:val="1"/>
      <w:numFmt w:val="lowerLetter"/>
      <w:pStyle w:val="Level3"/>
      <w:lvlText w:val="(%3)"/>
      <w:lvlJc w:val="left"/>
      <w:pPr>
        <w:tabs>
          <w:tab w:val="num" w:pos="1417"/>
        </w:tabs>
        <w:ind w:left="1417" w:hanging="708"/>
      </w:pPr>
      <w:rPr>
        <w:rFonts w:ascii="Arial" w:hAnsi="Arial"/>
        <w:b w:val="0"/>
      </w:rPr>
    </w:lvl>
    <w:lvl w:ilvl="3">
      <w:start w:val="1"/>
      <w:numFmt w:val="lowerRoman"/>
      <w:pStyle w:val="Level4"/>
      <w:lvlText w:val="(%4)"/>
      <w:lvlJc w:val="left"/>
      <w:pPr>
        <w:tabs>
          <w:tab w:val="num" w:pos="2126"/>
        </w:tabs>
        <w:ind w:left="2126" w:hanging="709"/>
      </w:pPr>
      <w:rPr>
        <w:rFonts w:ascii="Arial" w:hAnsi="Arial"/>
        <w:b w:val="0"/>
      </w:rPr>
    </w:lvl>
    <w:lvl w:ilvl="4">
      <w:start w:val="1"/>
      <w:numFmt w:val="decimal"/>
      <w:pStyle w:val="Level5"/>
      <w:lvlText w:val="(%5)"/>
      <w:lvlJc w:val="left"/>
      <w:pPr>
        <w:tabs>
          <w:tab w:val="num" w:pos="2835"/>
        </w:tabs>
        <w:ind w:left="2835" w:hanging="709"/>
      </w:pPr>
      <w:rPr>
        <w:rFonts w:ascii="Arial" w:hAnsi="Arial"/>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3EFD27BB"/>
    <w:multiLevelType w:val="hybridMultilevel"/>
    <w:tmpl w:val="E60CD59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9236C6D"/>
    <w:multiLevelType w:val="hybridMultilevel"/>
    <w:tmpl w:val="6FD2473C"/>
    <w:lvl w:ilvl="0" w:tplc="33A24942">
      <w:start w:val="1"/>
      <w:numFmt w:val="bullet"/>
      <w:lvlText w:val=""/>
      <w:lvlJc w:val="left"/>
      <w:pPr>
        <w:ind w:left="1440" w:hanging="360"/>
      </w:pPr>
      <w:rPr>
        <w:rFonts w:hint="default" w:ascii="Symbol" w:hAnsi="Symbol"/>
        <w:color w:val="3366FF"/>
      </w:rPr>
    </w:lvl>
    <w:lvl w:ilvl="1" w:tplc="040C0003">
      <w:start w:val="1"/>
      <w:numFmt w:val="bullet"/>
      <w:lvlText w:val="o"/>
      <w:lvlJc w:val="left"/>
      <w:pPr>
        <w:ind w:left="2160" w:hanging="360"/>
      </w:pPr>
      <w:rPr>
        <w:rFonts w:hint="default" w:ascii="Courier New" w:hAnsi="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rPr>
    </w:lvl>
    <w:lvl w:ilvl="8" w:tplc="040C0005" w:tentative="1">
      <w:start w:val="1"/>
      <w:numFmt w:val="bullet"/>
      <w:lvlText w:val=""/>
      <w:lvlJc w:val="left"/>
      <w:pPr>
        <w:ind w:left="7200" w:hanging="360"/>
      </w:pPr>
      <w:rPr>
        <w:rFonts w:hint="default" w:ascii="Wingdings" w:hAnsi="Wingdings"/>
      </w:rPr>
    </w:lvl>
  </w:abstractNum>
  <w:num w:numId="7">
    <w:abstractNumId w:val="3"/>
  </w:num>
  <w:num w:numId="1" w16cid:durableId="1268778796">
    <w:abstractNumId w:val="0"/>
  </w:num>
  <w:num w:numId="2" w16cid:durableId="8506785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01618678">
    <w:abstractNumId w:val="1"/>
  </w:num>
  <w:num w:numId="4" w16cid:durableId="1834056729">
    <w:abstractNumId w:val="0"/>
  </w:num>
  <w:num w:numId="5" w16cid:durableId="776874410">
    <w:abstractNumId w:val="0"/>
  </w:num>
  <w:num w:numId="6" w16cid:durableId="166921421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tru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7D0"/>
    <w:rsid w:val="000178C2"/>
    <w:rsid w:val="00032039"/>
    <w:rsid w:val="000400A2"/>
    <w:rsid w:val="0005174F"/>
    <w:rsid w:val="00076A5B"/>
    <w:rsid w:val="000837AA"/>
    <w:rsid w:val="00092BE1"/>
    <w:rsid w:val="00096631"/>
    <w:rsid w:val="000B0257"/>
    <w:rsid w:val="000B6D92"/>
    <w:rsid w:val="000C1636"/>
    <w:rsid w:val="000E57D0"/>
    <w:rsid w:val="000F3D95"/>
    <w:rsid w:val="00100CFC"/>
    <w:rsid w:val="001102CC"/>
    <w:rsid w:val="00115079"/>
    <w:rsid w:val="00144E1A"/>
    <w:rsid w:val="00146915"/>
    <w:rsid w:val="00154877"/>
    <w:rsid w:val="001641B6"/>
    <w:rsid w:val="0016591B"/>
    <w:rsid w:val="00171674"/>
    <w:rsid w:val="00173A90"/>
    <w:rsid w:val="00174123"/>
    <w:rsid w:val="00182110"/>
    <w:rsid w:val="001974F1"/>
    <w:rsid w:val="001A186C"/>
    <w:rsid w:val="001A2B88"/>
    <w:rsid w:val="001A359B"/>
    <w:rsid w:val="001B38BF"/>
    <w:rsid w:val="001C31DD"/>
    <w:rsid w:val="001D7E2E"/>
    <w:rsid w:val="001D7EBD"/>
    <w:rsid w:val="001E60AB"/>
    <w:rsid w:val="002036A4"/>
    <w:rsid w:val="00204CDA"/>
    <w:rsid w:val="00230312"/>
    <w:rsid w:val="002545D2"/>
    <w:rsid w:val="00256769"/>
    <w:rsid w:val="002642A3"/>
    <w:rsid w:val="00270B16"/>
    <w:rsid w:val="0027119C"/>
    <w:rsid w:val="002A25EC"/>
    <w:rsid w:val="002B04B1"/>
    <w:rsid w:val="002C3ED9"/>
    <w:rsid w:val="002C48D3"/>
    <w:rsid w:val="00302990"/>
    <w:rsid w:val="00306685"/>
    <w:rsid w:val="00336DC8"/>
    <w:rsid w:val="0034179B"/>
    <w:rsid w:val="00350FF7"/>
    <w:rsid w:val="003768DE"/>
    <w:rsid w:val="003818BE"/>
    <w:rsid w:val="00391891"/>
    <w:rsid w:val="003930CC"/>
    <w:rsid w:val="003B7CBE"/>
    <w:rsid w:val="003F0097"/>
    <w:rsid w:val="004128D4"/>
    <w:rsid w:val="00415266"/>
    <w:rsid w:val="00422484"/>
    <w:rsid w:val="00430F10"/>
    <w:rsid w:val="00443CF2"/>
    <w:rsid w:val="00445D0E"/>
    <w:rsid w:val="004479D2"/>
    <w:rsid w:val="00452FB9"/>
    <w:rsid w:val="004554F7"/>
    <w:rsid w:val="0045793B"/>
    <w:rsid w:val="00471E69"/>
    <w:rsid w:val="00481116"/>
    <w:rsid w:val="00493D63"/>
    <w:rsid w:val="004A0D08"/>
    <w:rsid w:val="004A3F79"/>
    <w:rsid w:val="004A43E9"/>
    <w:rsid w:val="004A48AF"/>
    <w:rsid w:val="004D7404"/>
    <w:rsid w:val="004F1B86"/>
    <w:rsid w:val="004F563B"/>
    <w:rsid w:val="0050475A"/>
    <w:rsid w:val="00507AC7"/>
    <w:rsid w:val="0055202B"/>
    <w:rsid w:val="0058343A"/>
    <w:rsid w:val="005A0C9E"/>
    <w:rsid w:val="005B7C38"/>
    <w:rsid w:val="005C4D6B"/>
    <w:rsid w:val="005D39DC"/>
    <w:rsid w:val="005D68A4"/>
    <w:rsid w:val="005E07A9"/>
    <w:rsid w:val="005E108B"/>
    <w:rsid w:val="005F0BD9"/>
    <w:rsid w:val="005F5BC0"/>
    <w:rsid w:val="00606A0C"/>
    <w:rsid w:val="0061057B"/>
    <w:rsid w:val="00634299"/>
    <w:rsid w:val="0063470C"/>
    <w:rsid w:val="00661FCB"/>
    <w:rsid w:val="006777F5"/>
    <w:rsid w:val="006B1DD9"/>
    <w:rsid w:val="006B3416"/>
    <w:rsid w:val="006B37C7"/>
    <w:rsid w:val="006C147E"/>
    <w:rsid w:val="006E1664"/>
    <w:rsid w:val="006E4D78"/>
    <w:rsid w:val="00701807"/>
    <w:rsid w:val="007030B8"/>
    <w:rsid w:val="0070516C"/>
    <w:rsid w:val="00706D37"/>
    <w:rsid w:val="00707F74"/>
    <w:rsid w:val="007147C7"/>
    <w:rsid w:val="0073239F"/>
    <w:rsid w:val="0073773D"/>
    <w:rsid w:val="007560D6"/>
    <w:rsid w:val="00792085"/>
    <w:rsid w:val="00796371"/>
    <w:rsid w:val="00796C61"/>
    <w:rsid w:val="007C0C13"/>
    <w:rsid w:val="007C6F65"/>
    <w:rsid w:val="007E58E8"/>
    <w:rsid w:val="007E7BD2"/>
    <w:rsid w:val="007F3EC4"/>
    <w:rsid w:val="007F58CA"/>
    <w:rsid w:val="0080179A"/>
    <w:rsid w:val="0082672D"/>
    <w:rsid w:val="008627A3"/>
    <w:rsid w:val="00862EC7"/>
    <w:rsid w:val="00871B03"/>
    <w:rsid w:val="0089161A"/>
    <w:rsid w:val="00896DBB"/>
    <w:rsid w:val="008B717A"/>
    <w:rsid w:val="008C4AB5"/>
    <w:rsid w:val="008E1AB0"/>
    <w:rsid w:val="008F2497"/>
    <w:rsid w:val="008F35C2"/>
    <w:rsid w:val="00900541"/>
    <w:rsid w:val="0090584C"/>
    <w:rsid w:val="0091038D"/>
    <w:rsid w:val="009128C7"/>
    <w:rsid w:val="00913501"/>
    <w:rsid w:val="009240AC"/>
    <w:rsid w:val="009431C0"/>
    <w:rsid w:val="00945050"/>
    <w:rsid w:val="00950B26"/>
    <w:rsid w:val="00952DDB"/>
    <w:rsid w:val="0097305B"/>
    <w:rsid w:val="00974FD6"/>
    <w:rsid w:val="00977FBB"/>
    <w:rsid w:val="00996F74"/>
    <w:rsid w:val="00997BBD"/>
    <w:rsid w:val="009A5977"/>
    <w:rsid w:val="009B1DA3"/>
    <w:rsid w:val="009B298C"/>
    <w:rsid w:val="009B34F2"/>
    <w:rsid w:val="009E46B8"/>
    <w:rsid w:val="009E5D8A"/>
    <w:rsid w:val="009F20F8"/>
    <w:rsid w:val="009F2BBA"/>
    <w:rsid w:val="009F7A47"/>
    <w:rsid w:val="00A10E1B"/>
    <w:rsid w:val="00A15DFF"/>
    <w:rsid w:val="00A3580E"/>
    <w:rsid w:val="00A403B6"/>
    <w:rsid w:val="00A65C13"/>
    <w:rsid w:val="00A703AE"/>
    <w:rsid w:val="00A83FEC"/>
    <w:rsid w:val="00AB6487"/>
    <w:rsid w:val="00AC62DA"/>
    <w:rsid w:val="00AD7551"/>
    <w:rsid w:val="00AE786B"/>
    <w:rsid w:val="00AF1A50"/>
    <w:rsid w:val="00AF29DE"/>
    <w:rsid w:val="00B03235"/>
    <w:rsid w:val="00B0360C"/>
    <w:rsid w:val="00B143AA"/>
    <w:rsid w:val="00B309B8"/>
    <w:rsid w:val="00B34E32"/>
    <w:rsid w:val="00B5154C"/>
    <w:rsid w:val="00B55B5E"/>
    <w:rsid w:val="00B67E00"/>
    <w:rsid w:val="00B827AF"/>
    <w:rsid w:val="00B917BF"/>
    <w:rsid w:val="00B925B3"/>
    <w:rsid w:val="00BA2ECC"/>
    <w:rsid w:val="00BA6B1C"/>
    <w:rsid w:val="00BC5CCE"/>
    <w:rsid w:val="00BF10E2"/>
    <w:rsid w:val="00C036FC"/>
    <w:rsid w:val="00C21F1D"/>
    <w:rsid w:val="00C229F3"/>
    <w:rsid w:val="00C2615B"/>
    <w:rsid w:val="00C3647E"/>
    <w:rsid w:val="00C36782"/>
    <w:rsid w:val="00C36BA9"/>
    <w:rsid w:val="00C63170"/>
    <w:rsid w:val="00C85FA9"/>
    <w:rsid w:val="00C86F10"/>
    <w:rsid w:val="00CA1F65"/>
    <w:rsid w:val="00CB53E1"/>
    <w:rsid w:val="00CD629E"/>
    <w:rsid w:val="00CE1E84"/>
    <w:rsid w:val="00CF04CE"/>
    <w:rsid w:val="00CF06DC"/>
    <w:rsid w:val="00D20016"/>
    <w:rsid w:val="00D3010C"/>
    <w:rsid w:val="00D30FA1"/>
    <w:rsid w:val="00D31016"/>
    <w:rsid w:val="00D37ACF"/>
    <w:rsid w:val="00D54E16"/>
    <w:rsid w:val="00D55A48"/>
    <w:rsid w:val="00D660A4"/>
    <w:rsid w:val="00D97D46"/>
    <w:rsid w:val="00DB19AC"/>
    <w:rsid w:val="00DC610E"/>
    <w:rsid w:val="00DF102F"/>
    <w:rsid w:val="00DF1640"/>
    <w:rsid w:val="00DF21DD"/>
    <w:rsid w:val="00DF669E"/>
    <w:rsid w:val="00E110C8"/>
    <w:rsid w:val="00E122DF"/>
    <w:rsid w:val="00E56101"/>
    <w:rsid w:val="00E563F6"/>
    <w:rsid w:val="00E67D44"/>
    <w:rsid w:val="00E817C1"/>
    <w:rsid w:val="00E90E99"/>
    <w:rsid w:val="00EA6801"/>
    <w:rsid w:val="00EA7090"/>
    <w:rsid w:val="00EC572E"/>
    <w:rsid w:val="00EC6DE9"/>
    <w:rsid w:val="00EE1880"/>
    <w:rsid w:val="00EE24E3"/>
    <w:rsid w:val="00EE27A6"/>
    <w:rsid w:val="00EE7C47"/>
    <w:rsid w:val="00EE7CCC"/>
    <w:rsid w:val="00EF4E7F"/>
    <w:rsid w:val="00F0250F"/>
    <w:rsid w:val="00F16BDB"/>
    <w:rsid w:val="00F2094D"/>
    <w:rsid w:val="00F2258D"/>
    <w:rsid w:val="00F22E15"/>
    <w:rsid w:val="00F246EE"/>
    <w:rsid w:val="00F302C4"/>
    <w:rsid w:val="00F32BC3"/>
    <w:rsid w:val="00F335BF"/>
    <w:rsid w:val="00F366F8"/>
    <w:rsid w:val="00F368FA"/>
    <w:rsid w:val="00F42A7F"/>
    <w:rsid w:val="00F608CD"/>
    <w:rsid w:val="00F654DA"/>
    <w:rsid w:val="00F73110"/>
    <w:rsid w:val="00F7548A"/>
    <w:rsid w:val="00F804AB"/>
    <w:rsid w:val="00FB0073"/>
    <w:rsid w:val="00FB2991"/>
    <w:rsid w:val="00FB3320"/>
    <w:rsid w:val="00FB3EBD"/>
    <w:rsid w:val="00FD4AE3"/>
    <w:rsid w:val="00FD6EB5"/>
    <w:rsid w:val="00FE0A02"/>
    <w:rsid w:val="00FE18DE"/>
    <w:rsid w:val="00FF4982"/>
    <w:rsid w:val="01136ADB"/>
    <w:rsid w:val="042400B1"/>
    <w:rsid w:val="050631F9"/>
    <w:rsid w:val="07CE0E95"/>
    <w:rsid w:val="09DFF97D"/>
    <w:rsid w:val="0A598539"/>
    <w:rsid w:val="0A8F4889"/>
    <w:rsid w:val="0B778252"/>
    <w:rsid w:val="0BA120C5"/>
    <w:rsid w:val="0C1B6234"/>
    <w:rsid w:val="0C453ADD"/>
    <w:rsid w:val="0E86A7A1"/>
    <w:rsid w:val="120D8434"/>
    <w:rsid w:val="133D88F6"/>
    <w:rsid w:val="1747FB12"/>
    <w:rsid w:val="195A2D21"/>
    <w:rsid w:val="1A4417C8"/>
    <w:rsid w:val="1B82FEED"/>
    <w:rsid w:val="1D058D41"/>
    <w:rsid w:val="1D8DE9CD"/>
    <w:rsid w:val="1F01D75D"/>
    <w:rsid w:val="2065C3F1"/>
    <w:rsid w:val="217CEFB1"/>
    <w:rsid w:val="23B3B549"/>
    <w:rsid w:val="2B68A6A7"/>
    <w:rsid w:val="2BBE65FA"/>
    <w:rsid w:val="2C096013"/>
    <w:rsid w:val="2D082A1D"/>
    <w:rsid w:val="2EF24097"/>
    <w:rsid w:val="301A3E8C"/>
    <w:rsid w:val="31A26197"/>
    <w:rsid w:val="3258BA62"/>
    <w:rsid w:val="35867CC6"/>
    <w:rsid w:val="35CBFB13"/>
    <w:rsid w:val="36C15898"/>
    <w:rsid w:val="3A1CF0F3"/>
    <w:rsid w:val="3B1D35F1"/>
    <w:rsid w:val="3F117DBC"/>
    <w:rsid w:val="4068AF88"/>
    <w:rsid w:val="41357AF1"/>
    <w:rsid w:val="4194862D"/>
    <w:rsid w:val="443B7B5B"/>
    <w:rsid w:val="44E404D5"/>
    <w:rsid w:val="455E28E3"/>
    <w:rsid w:val="48EE60D9"/>
    <w:rsid w:val="4A492130"/>
    <w:rsid w:val="4D19C45D"/>
    <w:rsid w:val="4D5B12DC"/>
    <w:rsid w:val="4F2D861A"/>
    <w:rsid w:val="511EBD12"/>
    <w:rsid w:val="519C49E4"/>
    <w:rsid w:val="533B5321"/>
    <w:rsid w:val="53FABEF8"/>
    <w:rsid w:val="5700B9B8"/>
    <w:rsid w:val="5DE9EDAC"/>
    <w:rsid w:val="6379370E"/>
    <w:rsid w:val="65354838"/>
    <w:rsid w:val="66224CCD"/>
    <w:rsid w:val="679CBB5F"/>
    <w:rsid w:val="67D1B6B8"/>
    <w:rsid w:val="685F81AA"/>
    <w:rsid w:val="6B1A59AD"/>
    <w:rsid w:val="6B7289E1"/>
    <w:rsid w:val="6CC441FA"/>
    <w:rsid w:val="6E8DCBB3"/>
    <w:rsid w:val="6F1C6EDF"/>
    <w:rsid w:val="7067F01B"/>
    <w:rsid w:val="73BC1F8A"/>
    <w:rsid w:val="7575A30D"/>
    <w:rsid w:val="7870981D"/>
    <w:rsid w:val="7A8B79BF"/>
    <w:rsid w:val="7A8B79BF"/>
    <w:rsid w:val="7B46D6C9"/>
    <w:rsid w:val="7C1F324C"/>
    <w:rsid w:val="7C55E325"/>
    <w:rsid w:val="7CB3D149"/>
    <w:rsid w:val="7DC86F8C"/>
    <w:rsid w:val="7E14398F"/>
    <w:rsid w:val="7E93A6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A1244"/>
  <w15:chartTrackingRefBased/>
  <w15:docId w15:val="{43C00D5B-2377-4BA2-849D-DDD146A83F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E57D0"/>
    <w:pPr>
      <w:spacing w:before="120" w:after="120" w:line="240" w:lineRule="auto"/>
      <w:jc w:val="both"/>
    </w:pPr>
    <w:rPr>
      <w:rFonts w:ascii="Verdana" w:hAnsi="Verdana" w:eastAsia="Times New Roman" w:cs="Times New Roman"/>
      <w:szCs w:val="24"/>
      <w:lang w:eastAsia="fr-FR"/>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customStyle="1">
    <w:name w:val="TITRE"/>
    <w:basedOn w:val="Normal"/>
    <w:next w:val="Normal"/>
    <w:autoRedefine/>
    <w:rsid w:val="000E57D0"/>
    <w:pPr>
      <w:pBdr>
        <w:bottom w:val="single" w:color="BFBFBF" w:sz="12" w:space="1"/>
      </w:pBdr>
      <w:spacing w:before="0" w:after="0"/>
    </w:pPr>
    <w:rPr>
      <w:rFonts w:ascii="Calibri" w:hAnsi="Calibri"/>
      <w:color w:val="0070C0"/>
      <w:sz w:val="24"/>
    </w:rPr>
  </w:style>
  <w:style w:type="character" w:styleId="Heading1Text" w:customStyle="1">
    <w:name w:val="Heading 1 Text"/>
    <w:rsid w:val="000E57D0"/>
    <w:rPr>
      <w:b/>
      <w:smallCaps/>
    </w:rPr>
  </w:style>
  <w:style w:type="paragraph" w:styleId="Level1" w:customStyle="1">
    <w:name w:val="Level 1"/>
    <w:basedOn w:val="Normal"/>
    <w:next w:val="Normal"/>
    <w:link w:val="Level1Char"/>
    <w:rsid w:val="000E57D0"/>
    <w:pPr>
      <w:numPr>
        <w:numId w:val="1"/>
      </w:numPr>
      <w:spacing w:before="0" w:after="210" w:line="264" w:lineRule="auto"/>
      <w:outlineLvl w:val="0"/>
    </w:pPr>
    <w:rPr>
      <w:rFonts w:ascii="Arial" w:hAnsi="Arial"/>
      <w:kern w:val="28"/>
      <w:sz w:val="21"/>
      <w:szCs w:val="20"/>
      <w:lang w:val="en-GB" w:eastAsia="zh-CN"/>
    </w:rPr>
  </w:style>
  <w:style w:type="paragraph" w:styleId="Level2" w:customStyle="1">
    <w:name w:val="Level 2"/>
    <w:basedOn w:val="Normal"/>
    <w:next w:val="Normal"/>
    <w:rsid w:val="000E57D0"/>
    <w:pPr>
      <w:numPr>
        <w:ilvl w:val="1"/>
        <w:numId w:val="1"/>
      </w:numPr>
      <w:spacing w:before="0" w:after="210" w:line="264" w:lineRule="auto"/>
      <w:outlineLvl w:val="1"/>
    </w:pPr>
    <w:rPr>
      <w:rFonts w:ascii="Arial" w:hAnsi="Arial"/>
      <w:kern w:val="28"/>
      <w:sz w:val="21"/>
      <w:szCs w:val="20"/>
      <w:lang w:val="en-GB" w:eastAsia="zh-CN"/>
    </w:rPr>
  </w:style>
  <w:style w:type="paragraph" w:styleId="Level3" w:customStyle="1">
    <w:name w:val="Level 3"/>
    <w:basedOn w:val="Normal"/>
    <w:next w:val="Normal"/>
    <w:rsid w:val="000E57D0"/>
    <w:pPr>
      <w:numPr>
        <w:ilvl w:val="2"/>
        <w:numId w:val="1"/>
      </w:numPr>
      <w:spacing w:before="0" w:after="210" w:line="264" w:lineRule="auto"/>
      <w:outlineLvl w:val="2"/>
    </w:pPr>
    <w:rPr>
      <w:rFonts w:ascii="Arial" w:hAnsi="Arial"/>
      <w:kern w:val="28"/>
      <w:sz w:val="21"/>
      <w:szCs w:val="20"/>
      <w:lang w:val="en-GB" w:eastAsia="zh-CN"/>
    </w:rPr>
  </w:style>
  <w:style w:type="paragraph" w:styleId="Level4" w:customStyle="1">
    <w:name w:val="Level 4"/>
    <w:basedOn w:val="Normal"/>
    <w:next w:val="Normal"/>
    <w:rsid w:val="000E57D0"/>
    <w:pPr>
      <w:numPr>
        <w:ilvl w:val="3"/>
        <w:numId w:val="1"/>
      </w:numPr>
      <w:spacing w:before="0" w:after="210" w:line="264" w:lineRule="auto"/>
      <w:outlineLvl w:val="3"/>
    </w:pPr>
    <w:rPr>
      <w:rFonts w:ascii="Arial" w:hAnsi="Arial"/>
      <w:kern w:val="28"/>
      <w:sz w:val="21"/>
      <w:szCs w:val="20"/>
      <w:lang w:val="en-GB" w:eastAsia="zh-CN"/>
    </w:rPr>
  </w:style>
  <w:style w:type="paragraph" w:styleId="Level5" w:customStyle="1">
    <w:name w:val="Level 5"/>
    <w:basedOn w:val="Normal"/>
    <w:next w:val="Normal"/>
    <w:rsid w:val="000E57D0"/>
    <w:pPr>
      <w:numPr>
        <w:ilvl w:val="4"/>
        <w:numId w:val="1"/>
      </w:numPr>
      <w:spacing w:before="0" w:after="210" w:line="264" w:lineRule="auto"/>
      <w:outlineLvl w:val="4"/>
    </w:pPr>
    <w:rPr>
      <w:rFonts w:ascii="Arial" w:hAnsi="Arial"/>
      <w:kern w:val="28"/>
      <w:sz w:val="21"/>
      <w:szCs w:val="20"/>
      <w:lang w:val="en-GB" w:eastAsia="zh-CN"/>
    </w:rPr>
  </w:style>
  <w:style w:type="paragraph" w:styleId="Body2" w:customStyle="1">
    <w:name w:val="Body 2"/>
    <w:basedOn w:val="Normal"/>
    <w:rsid w:val="000E57D0"/>
    <w:pPr>
      <w:spacing w:before="0" w:after="210" w:line="264" w:lineRule="auto"/>
      <w:ind w:left="709"/>
    </w:pPr>
    <w:rPr>
      <w:rFonts w:ascii="Arial" w:hAnsi="Arial"/>
      <w:kern w:val="28"/>
      <w:sz w:val="21"/>
      <w:szCs w:val="20"/>
      <w:lang w:val="en-GB" w:eastAsia="en-US"/>
    </w:rPr>
  </w:style>
  <w:style w:type="paragraph" w:styleId="Style1" w:customStyle="1">
    <w:name w:val="Style1"/>
    <w:basedOn w:val="Level1"/>
    <w:link w:val="Style1Char"/>
    <w:qFormat/>
    <w:rsid w:val="000E57D0"/>
    <w:pPr>
      <w:keepNext/>
      <w:tabs>
        <w:tab w:val="left" w:pos="426"/>
      </w:tabs>
    </w:pPr>
    <w:rPr>
      <w:rFonts w:ascii="Calibri" w:hAnsi="Calibri" w:cs="Calibri"/>
      <w:sz w:val="18"/>
      <w:szCs w:val="18"/>
      <w:lang w:val="fr-FR"/>
    </w:rPr>
  </w:style>
  <w:style w:type="table" w:styleId="Grilledutableau">
    <w:name w:val="Table Grid"/>
    <w:basedOn w:val="TableauNormal"/>
    <w:uiPriority w:val="39"/>
    <w:rsid w:val="000E57D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evel1Char" w:customStyle="1">
    <w:name w:val="Level 1 Char"/>
    <w:basedOn w:val="Policepardfaut"/>
    <w:link w:val="Level1"/>
    <w:rsid w:val="000E57D0"/>
    <w:rPr>
      <w:rFonts w:ascii="Arial" w:hAnsi="Arial" w:eastAsia="Times New Roman" w:cs="Times New Roman"/>
      <w:kern w:val="28"/>
      <w:sz w:val="21"/>
      <w:szCs w:val="20"/>
      <w:lang w:val="en-GB" w:eastAsia="zh-CN"/>
    </w:rPr>
  </w:style>
  <w:style w:type="character" w:styleId="Style1Char" w:customStyle="1">
    <w:name w:val="Style1 Char"/>
    <w:basedOn w:val="Level1Char"/>
    <w:link w:val="Style1"/>
    <w:rsid w:val="000E57D0"/>
    <w:rPr>
      <w:rFonts w:ascii="Calibri" w:hAnsi="Calibri" w:eastAsia="Times New Roman" w:cs="Calibri"/>
      <w:kern w:val="28"/>
      <w:sz w:val="18"/>
      <w:szCs w:val="18"/>
      <w:lang w:val="en-GB" w:eastAsia="zh-CN"/>
    </w:rPr>
  </w:style>
  <w:style w:type="paragraph" w:styleId="Sansinterligne">
    <w:name w:val="No Spacing"/>
    <w:uiPriority w:val="1"/>
    <w:qFormat/>
    <w:rsid w:val="000E57D0"/>
    <w:pPr>
      <w:spacing w:after="0" w:line="240" w:lineRule="auto"/>
      <w:jc w:val="both"/>
    </w:pPr>
    <w:rPr>
      <w:rFonts w:ascii="Verdana" w:hAnsi="Verdana" w:eastAsia="Times New Roman" w:cs="Times New Roman"/>
      <w:szCs w:val="24"/>
      <w:lang w:eastAsia="fr-FR"/>
    </w:rPr>
  </w:style>
  <w:style w:type="paragraph" w:styleId="Sous-titre">
    <w:name w:val="Subtitle"/>
    <w:basedOn w:val="Normal"/>
    <w:next w:val="Normal"/>
    <w:link w:val="Sous-titreCar"/>
    <w:uiPriority w:val="11"/>
    <w:qFormat/>
    <w:rsid w:val="003768DE"/>
    <w:pPr>
      <w:numPr>
        <w:ilvl w:val="1"/>
      </w:numPr>
      <w:spacing w:after="160"/>
    </w:pPr>
    <w:rPr>
      <w:rFonts w:asciiTheme="minorHAnsi" w:hAnsiTheme="minorHAnsi" w:eastAsiaTheme="minorEastAsia" w:cstheme="minorBidi"/>
      <w:color w:val="5A5A5A" w:themeColor="text1" w:themeTint="A5"/>
      <w:spacing w:val="15"/>
      <w:szCs w:val="22"/>
    </w:rPr>
  </w:style>
  <w:style w:type="character" w:styleId="Sous-titreCar" w:customStyle="1">
    <w:name w:val="Sous-titre Car"/>
    <w:basedOn w:val="Policepardfaut"/>
    <w:link w:val="Sous-titre"/>
    <w:uiPriority w:val="11"/>
    <w:rsid w:val="003768DE"/>
    <w:rPr>
      <w:rFonts w:eastAsiaTheme="minorEastAsia"/>
      <w:color w:val="5A5A5A" w:themeColor="text1" w:themeTint="A5"/>
      <w:spacing w:val="15"/>
      <w:lang w:eastAsia="fr-FR"/>
    </w:rPr>
  </w:style>
  <w:style w:type="paragraph" w:styleId="Enumration" w:customStyle="1">
    <w:name w:val="Enumération"/>
    <w:basedOn w:val="Normal"/>
    <w:autoRedefine/>
    <w:qFormat/>
    <w:rsid w:val="00F22E15"/>
    <w:pPr>
      <w:widowControl w:val="0"/>
      <w:autoSpaceDE w:val="0"/>
      <w:autoSpaceDN w:val="0"/>
      <w:adjustRightInd w:val="0"/>
      <w:spacing w:before="0" w:after="0"/>
    </w:pPr>
    <w:rPr>
      <w:rFonts w:eastAsia="Arial Unicode MS" w:asciiTheme="majorHAnsi" w:hAnsiTheme="majorHAnsi"/>
      <w:color w:val="000000"/>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9B6A9BB052BE44827C1FA062276C94" ma:contentTypeVersion="20" ma:contentTypeDescription="Create a new document." ma:contentTypeScope="" ma:versionID="35a561fdddf6c432f306ddcf019f372b">
  <xsd:schema xmlns:xsd="http://www.w3.org/2001/XMLSchema" xmlns:xs="http://www.w3.org/2001/XMLSchema" xmlns:p="http://schemas.microsoft.com/office/2006/metadata/properties" xmlns:ns1="http://schemas.microsoft.com/sharepoint/v3" xmlns:ns2="885b7c5e-0ae8-4a0c-8122-a740770f7ef8" xmlns:ns3="81fbfbbf-3461-411a-a8ed-edf248ad3b28" targetNamespace="http://schemas.microsoft.com/office/2006/metadata/properties" ma:root="true" ma:fieldsID="39ae864290cdad57c18c20e59c0a2611" ns1:_="" ns2:_="" ns3:_="">
    <xsd:import namespace="http://schemas.microsoft.com/sharepoint/v3"/>
    <xsd:import namespace="885b7c5e-0ae8-4a0c-8122-a740770f7ef8"/>
    <xsd:import namespace="81fbfbbf-3461-411a-a8ed-edf248ad3b2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ServiceLocation" minOccurs="0"/>
                <xsd:element ref="ns2:MediaLengthInSecond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5b7c5e-0ae8-4a0c-8122-a740770f7e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336b525-b204-4727-97b7-5fbc83e90c82"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fbfbbf-3461-411a-a8ed-edf248ad3b2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fb38866-4460-4cc2-b688-1b39df078deb}" ma:internalName="TaxCatchAll" ma:showField="CatchAllData" ma:web="81fbfbbf-3461-411a-a8ed-edf248ad3b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1fbfbbf-3461-411a-a8ed-edf248ad3b28" xsi:nil="true"/>
    <lcf76f155ced4ddcb4097134ff3c332f xmlns="885b7c5e-0ae8-4a0c-8122-a740770f7ef8">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430D41-2E92-461A-A7AF-50CC21D842EB}"/>
</file>

<file path=customXml/itemProps2.xml><?xml version="1.0" encoding="utf-8"?>
<ds:datastoreItem xmlns:ds="http://schemas.openxmlformats.org/officeDocument/2006/customXml" ds:itemID="{8C7EE6FB-1590-4D14-BAC2-D4EE1E250CB5}">
  <ds:schemaRefs>
    <ds:schemaRef ds:uri="http://schemas.microsoft.com/office/2006/metadata/properties"/>
    <ds:schemaRef ds:uri="http://schemas.microsoft.com/office/infopath/2007/PartnerControls"/>
    <ds:schemaRef ds:uri="46459cbe-0ae9-45df-8011-e956e924a3b6"/>
    <ds:schemaRef ds:uri="262a7e22-25bb-4e21-b061-b634d0884d27"/>
  </ds:schemaRefs>
</ds:datastoreItem>
</file>

<file path=customXml/itemProps3.xml><?xml version="1.0" encoding="utf-8"?>
<ds:datastoreItem xmlns:ds="http://schemas.openxmlformats.org/officeDocument/2006/customXml" ds:itemID="{459ED39C-E36F-4882-93A6-099BF3EFF99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FuturMaster</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Yacine Zeroual</dc:creator>
  <cp:keywords/>
  <dc:description/>
  <cp:lastModifiedBy>Raoul Gonzalez</cp:lastModifiedBy>
  <cp:revision>29</cp:revision>
  <dcterms:created xsi:type="dcterms:W3CDTF">2016-12-21T13:08:00Z</dcterms:created>
  <dcterms:modified xsi:type="dcterms:W3CDTF">2025-05-15T11:01:52Z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0x010100119B6A9BB052BE44827C1FA062276C94</vt:lpwstr>
  </property>
  <property fmtid="{D5CDD505-2E9C-101B-9397-08002B2CF9AE}" pid="3" name="Order">
    <vt:r8>1660600</vt:r8>
  </property>
  <property fmtid="{D5CDD505-2E9C-101B-9397-08002B2CF9AE}" pid="4" name="MediaServiceImageTags">
    <vt:lpwstr/>
  </property>
</Properties>
</file>